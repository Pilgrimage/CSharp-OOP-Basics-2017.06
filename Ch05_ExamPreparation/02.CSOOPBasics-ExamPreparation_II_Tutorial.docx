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13A" w:rsidRDefault="00CA013A" w:rsidP="00CA013A">
      <w:pPr>
        <w:pStyle w:val="Heading1"/>
        <w:ind w:firstLine="284"/>
        <w:jc w:val="center"/>
      </w:pPr>
      <w:r>
        <w:t>C# OOP Basics Exam Preparation II – Avatar</w:t>
      </w:r>
    </w:p>
    <w:p w:rsidR="00333CFE" w:rsidDel="00BD05D9" w:rsidRDefault="009D014B" w:rsidP="00333CFE">
      <w:pPr>
        <w:rPr>
          <w:del w:id="1" w:author="Valentin Dimitrov" w:date="2017-07-12T08:34:00Z"/>
        </w:rPr>
      </w:pPr>
      <w:ins w:id="2" w:author="Valentin Dimitrov" w:date="2017-07-12T12:49:00Z">
        <w:r>
          <w:t xml:space="preserve">This is a </w:t>
        </w:r>
      </w:ins>
      <w:del w:id="3" w:author="Valentin Dimitrov" w:date="2017-07-12T08:34:00Z">
        <w:r w:rsidR="00333CFE" w:rsidDel="00BD05D9">
          <w:delText xml:space="preserve">Problems for exercises and homework for the </w:delText>
        </w:r>
        <w:r w:rsidR="00250335" w:rsidDel="00BD05D9">
          <w:fldChar w:fldCharType="begin"/>
        </w:r>
        <w:r w:rsidR="00250335" w:rsidDel="00BD05D9">
          <w:delInstrText xml:space="preserve"> HYPERLINK "https://softuni.bg/courses/javascript-fundamentals" </w:delInstrText>
        </w:r>
        <w:r w:rsidR="00250335" w:rsidDel="00BD05D9">
          <w:fldChar w:fldCharType="separate"/>
        </w:r>
        <w:r w:rsidR="00333CFE" w:rsidDel="00BD05D9">
          <w:rPr>
            <w:rStyle w:val="Hyperlink"/>
          </w:rPr>
          <w:delText>“JavaScript Fundamentals” course @ SoftUni</w:delText>
        </w:r>
        <w:r w:rsidR="00250335" w:rsidDel="00BD05D9">
          <w:rPr>
            <w:rStyle w:val="Hyperlink"/>
          </w:rPr>
          <w:fldChar w:fldCharType="end"/>
        </w:r>
        <w:r w:rsidR="00333CFE" w:rsidDel="00BD05D9">
          <w:delText>.</w:delText>
        </w:r>
        <w:r w:rsidR="00333CFE" w:rsidRPr="006441C4" w:rsidDel="00BD05D9">
          <w:delText xml:space="preserve"> </w:delText>
        </w:r>
        <w:r w:rsidR="00333CFE" w:rsidDel="00BD05D9">
          <w:delText xml:space="preserve">Submit your solutions in the </w:delText>
        </w:r>
        <w:r w:rsidR="00333CFE" w:rsidDel="00BD05D9">
          <w:rPr>
            <w:noProof/>
          </w:rPr>
          <w:delText>SoftUni</w:delText>
        </w:r>
        <w:r w:rsidR="00333CFE" w:rsidDel="00BD05D9">
          <w:delText xml:space="preserve"> judge system at</w:delText>
        </w:r>
        <w:r w:rsidR="00250335" w:rsidDel="00BD05D9">
          <w:fldChar w:fldCharType="begin"/>
        </w:r>
        <w:r w:rsidR="00250335" w:rsidDel="00BD05D9">
          <w:delInstrText xml:space="preserve"> HYPERLINK "https://judge.softuni.bg/Contests/300" </w:delInstrText>
        </w:r>
        <w:r w:rsidR="00250335" w:rsidDel="00BD05D9">
          <w:fldChar w:fldCharType="separate"/>
        </w:r>
        <w:r w:rsidR="00333CFE" w:rsidRPr="007C164A" w:rsidDel="00BD05D9">
          <w:rPr>
            <w:rStyle w:val="Hyperlink"/>
          </w:rPr>
          <w:delText xml:space="preserve"> </w:delText>
        </w:r>
        <w:r w:rsidR="007C164A" w:rsidRPr="007C164A" w:rsidDel="00BD05D9">
          <w:rPr>
            <w:rStyle w:val="Hyperlink"/>
          </w:rPr>
          <w:delText>https://judge.softuni.bg/Contests/300</w:delText>
        </w:r>
        <w:r w:rsidR="00250335" w:rsidDel="00BD05D9">
          <w:rPr>
            <w:rStyle w:val="Hyperlink"/>
          </w:rPr>
          <w:fldChar w:fldCharType="end"/>
        </w:r>
        <w:r w:rsidR="00333CFE" w:rsidDel="00BD05D9">
          <w:delText>.</w:delText>
        </w:r>
      </w:del>
    </w:p>
    <w:p w:rsidR="00CA013A" w:rsidRPr="00CA013A" w:rsidRDefault="00CA013A" w:rsidP="00333CFE">
      <w:pPr>
        <w:rPr>
          <w:lang w:val="bg-BG"/>
        </w:rPr>
      </w:pPr>
      <w:del w:id="4" w:author="Valentin Dimitrov" w:date="2017-07-12T12:49:00Z">
        <w:r w:rsidDel="009D014B">
          <w:delText>S</w:delText>
        </w:r>
      </w:del>
      <w:ins w:id="5" w:author="Valentin Dimitrov" w:date="2017-07-12T12:49:00Z">
        <w:r w:rsidR="009D014B">
          <w:t>s</w:t>
        </w:r>
      </w:ins>
      <w:r>
        <w:t xml:space="preserve">tep by step tutorial </w:t>
      </w:r>
      <w:del w:id="6" w:author="Valentin Dimitrov" w:date="2017-07-12T12:49:00Z">
        <w:r w:rsidDel="009D014B">
          <w:delText xml:space="preserve">for </w:delText>
        </w:r>
      </w:del>
      <w:ins w:id="7" w:author="Valentin Dimitrov" w:date="2017-07-12T12:49:00Z">
        <w:r w:rsidR="009D014B">
          <w:t xml:space="preserve">of </w:t>
        </w:r>
      </w:ins>
      <w:r>
        <w:t xml:space="preserve">the </w:t>
      </w:r>
      <w:del w:id="8" w:author="Valentin Dimitrov" w:date="2017-07-12T12:49:00Z">
        <w:r w:rsidDel="009D014B">
          <w:delText>e</w:delText>
        </w:r>
      </w:del>
      <w:ins w:id="9" w:author="Valentin Dimitrov" w:date="2017-07-12T12:49:00Z">
        <w:r w:rsidR="009D014B">
          <w:t>E</w:t>
        </w:r>
      </w:ins>
      <w:r>
        <w:t xml:space="preserve">xam </w:t>
      </w:r>
      <w:ins w:id="10" w:author="Valentin Dimitrov" w:date="2017-07-12T12:49:00Z">
        <w:r w:rsidR="009D014B">
          <w:t>P</w:t>
        </w:r>
      </w:ins>
      <w:del w:id="11" w:author="Valentin Dimitrov" w:date="2017-07-12T12:49:00Z">
        <w:r w:rsidDel="009D014B">
          <w:delText>p</w:delText>
        </w:r>
      </w:del>
      <w:r>
        <w:t>reparation</w:t>
      </w:r>
      <w:ins w:id="12" w:author="Valentin Dimitrov" w:date="2017-07-12T12:49:00Z">
        <w:r w:rsidR="009D014B">
          <w:t xml:space="preserve"> II </w:t>
        </w:r>
      </w:ins>
      <w:del w:id="13" w:author="Valentin Dimitrov" w:date="2017-07-12T12:49:00Z">
        <w:r w:rsidDel="008110D2">
          <w:delText xml:space="preserve"> </w:delText>
        </w:r>
      </w:del>
      <w:r>
        <w:t>– Avatar</w:t>
      </w:r>
      <w:ins w:id="14" w:author="Valentin Dimitrov" w:date="2017-07-12T12:50:00Z">
        <w:r w:rsidR="0095174B">
          <w:t xml:space="preserve"> from the C# OOP Basics course</w:t>
        </w:r>
      </w:ins>
      <w:r>
        <w:t>.</w:t>
      </w:r>
      <w:ins w:id="15" w:author="Valentin Dimitrov" w:date="2017-07-12T08:34:00Z">
        <w:r w:rsidR="00BD05D9">
          <w:t xml:space="preserve"> Y</w:t>
        </w:r>
      </w:ins>
      <w:ins w:id="16" w:author="Valentin Dimitrov" w:date="2017-07-12T08:35:00Z">
        <w:r w:rsidR="00BD05D9">
          <w:t xml:space="preserve">ou can submit your solution here - </w:t>
        </w:r>
      </w:ins>
      <w:ins w:id="17" w:author="Valentin Dimitrov" w:date="2017-07-12T12:48:00Z">
        <w:r w:rsidR="009D014B">
          <w:fldChar w:fldCharType="begin"/>
        </w:r>
      </w:ins>
      <w:ins w:id="18" w:author="Valentin Dimitrov" w:date="2017-07-12T12:49:00Z">
        <w:r w:rsidR="009D014B">
          <w:instrText>HYPERLINK "https://judge.softuni.bg/Contests/698/CSharp-OOP-Basics-Exam-Sample-12-July-2017"</w:instrText>
        </w:r>
      </w:ins>
      <w:ins w:id="19" w:author="Valentin Dimitrov" w:date="2017-07-12T12:48:00Z">
        <w:r w:rsidR="009D014B">
          <w:fldChar w:fldCharType="separate"/>
        </w:r>
      </w:ins>
      <w:ins w:id="20" w:author="Valentin Dimitrov" w:date="2017-07-12T12:49:00Z">
        <w:r w:rsidR="009D014B">
          <w:rPr>
            <w:rStyle w:val="Hyperlink"/>
          </w:rPr>
          <w:t>Judge</w:t>
        </w:r>
      </w:ins>
      <w:ins w:id="21" w:author="Valentin Dimitrov" w:date="2017-07-12T12:48:00Z">
        <w:r w:rsidR="009D014B">
          <w:fldChar w:fldCharType="end"/>
        </w:r>
        <w:r w:rsidR="009D014B">
          <w:t>.</w:t>
        </w:r>
      </w:ins>
    </w:p>
    <w:p w:rsidR="00CA013A" w:rsidRPr="00E5518D" w:rsidRDefault="00CA013A" w:rsidP="00CA013A">
      <w:pPr>
        <w:pStyle w:val="Heading1"/>
      </w:pPr>
      <w:r>
        <w:t xml:space="preserve">Stage I: Create Class </w:t>
      </w:r>
      <w:r>
        <w:rPr>
          <w:rStyle w:val="shorttext"/>
          <w:lang w:val="en"/>
        </w:rPr>
        <w:t>Hierarchy</w:t>
      </w:r>
    </w:p>
    <w:p w:rsidR="00CA013A" w:rsidRDefault="00CA013A" w:rsidP="00CA013A">
      <w:pPr>
        <w:pStyle w:val="Heading2"/>
      </w:pPr>
      <w:r w:rsidRPr="00986683">
        <w:t>Benders</w:t>
      </w:r>
    </w:p>
    <w:p w:rsidR="00CA013A" w:rsidRDefault="00CA013A" w:rsidP="00CA013A">
      <w:pPr>
        <w:rPr>
          <w:lang w:val="en"/>
        </w:rPr>
      </w:pPr>
      <w:r>
        <w:rPr>
          <w:lang w:val="en"/>
        </w:rPr>
        <w:t xml:space="preserve">One of the main entities in the Avatar application are the Benders. Though if you have already read the whole problem description, Benders are never used standalone. Rather the specific types of benders are used in the action. Also there are some common attributes for all types of benders. This means that our </w:t>
      </w:r>
      <w:r w:rsidRPr="00590F75">
        <w:rPr>
          <w:b/>
          <w:lang w:val="en"/>
        </w:rPr>
        <w:t>Bender</w:t>
      </w:r>
      <w:r>
        <w:rPr>
          <w:lang w:val="en"/>
        </w:rPr>
        <w:t xml:space="preserve"> class should be </w:t>
      </w:r>
      <w:r w:rsidRPr="00E570FB">
        <w:rPr>
          <w:b/>
          <w:lang w:val="en"/>
        </w:rPr>
        <w:t>abstract</w:t>
      </w:r>
      <w:r>
        <w:rPr>
          <w:lang w:val="en"/>
        </w:rPr>
        <w:t xml:space="preserve"> and all the other types of benders will </w:t>
      </w:r>
      <w:r w:rsidRPr="00590F75">
        <w:rPr>
          <w:b/>
          <w:lang w:val="en"/>
        </w:rPr>
        <w:t>inherit</w:t>
      </w:r>
      <w:r>
        <w:rPr>
          <w:lang w:val="en"/>
        </w:rPr>
        <w:t xml:space="preserve"> this main abstract class. </w:t>
      </w:r>
    </w:p>
    <w:p w:rsidR="00CA013A" w:rsidDel="00A3283C" w:rsidRDefault="00CA013A">
      <w:pPr>
        <w:ind w:firstLine="284"/>
        <w:rPr>
          <w:del w:id="22" w:author="Valentin Dimitrov" w:date="2017-07-11T11:14:00Z"/>
          <w:lang w:val="en"/>
        </w:rPr>
        <w:pPrChange w:id="23" w:author="Valentin Dimitrov" w:date="2017-07-11T11:14:00Z">
          <w:pPr>
            <w:pStyle w:val="Heading3"/>
          </w:pPr>
        </w:pPrChange>
      </w:pPr>
      <w:r w:rsidRPr="00742F14">
        <w:rPr>
          <w:noProof/>
          <w:lang w:val="en-GB"/>
        </w:rPr>
        <w:t xml:space="preserve">Let’s create the abstract Bender class. As stated all benders have </w:t>
      </w:r>
      <w:del w:id="24" w:author="Valentin Dimitrov" w:date="2017-07-12T11:56:00Z">
        <w:r w:rsidRPr="00742F14" w:rsidDel="001254D2">
          <w:rPr>
            <w:noProof/>
            <w:lang w:val="en-GB"/>
          </w:rPr>
          <w:delText xml:space="preserve">in </w:delText>
        </w:r>
      </w:del>
      <w:del w:id="25" w:author="Valentin Dimitrov" w:date="2017-07-12T11:57:00Z">
        <w:r w:rsidRPr="00742F14" w:rsidDel="001254D2">
          <w:rPr>
            <w:noProof/>
            <w:lang w:val="en-GB"/>
          </w:rPr>
          <w:delText xml:space="preserve">common </w:delText>
        </w:r>
      </w:del>
      <w:r w:rsidRPr="00742F14">
        <w:rPr>
          <w:noProof/>
          <w:lang w:val="en-GB"/>
        </w:rPr>
        <w:t xml:space="preserve">two </w:t>
      </w:r>
      <w:ins w:id="26" w:author="Valentin Dimitrov" w:date="2017-07-12T11:57:00Z">
        <w:r w:rsidR="001254D2" w:rsidRPr="00742F14">
          <w:rPr>
            <w:noProof/>
            <w:lang w:val="en-GB"/>
          </w:rPr>
          <w:t xml:space="preserve">common </w:t>
        </w:r>
      </w:ins>
      <w:del w:id="27" w:author="Valentin Dimitrov" w:date="2017-07-12T11:56:00Z">
        <w:r w:rsidRPr="00742F14" w:rsidDel="001254D2">
          <w:rPr>
            <w:noProof/>
            <w:lang w:val="en-GB"/>
          </w:rPr>
          <w:delText xml:space="preserve">properties </w:delText>
        </w:r>
      </w:del>
      <w:ins w:id="28" w:author="Valentin Dimitrov" w:date="2017-07-12T11:56:00Z">
        <w:r w:rsidR="001254D2">
          <w:rPr>
            <w:noProof/>
            <w:lang w:val="en-GB"/>
          </w:rPr>
          <w:t>characteri</w:t>
        </w:r>
      </w:ins>
      <w:ins w:id="29" w:author="Valentin Dimitrov" w:date="2017-07-12T11:57:00Z">
        <w:r w:rsidR="001254D2">
          <w:rPr>
            <w:noProof/>
            <w:lang w:val="en-GB"/>
          </w:rPr>
          <w:t xml:space="preserve">stics </w:t>
        </w:r>
      </w:ins>
      <w:ins w:id="30" w:author="Valentin Dimitrov" w:date="2017-07-12T11:56:00Z">
        <w:r w:rsidR="001254D2" w:rsidRPr="00742F14">
          <w:rPr>
            <w:noProof/>
            <w:lang w:val="en-GB"/>
          </w:rPr>
          <w:t xml:space="preserve"> </w:t>
        </w:r>
      </w:ins>
      <w:r w:rsidRPr="00742F14">
        <w:rPr>
          <w:noProof/>
          <w:lang w:val="en-GB"/>
        </w:rPr>
        <w:t xml:space="preserve">– </w:t>
      </w:r>
      <w:del w:id="31" w:author="Valentin Dimitrov" w:date="2017-07-12T12:04:00Z">
        <w:r w:rsidRPr="00742F14" w:rsidDel="00C202C0">
          <w:rPr>
            <w:rFonts w:ascii="Consolas" w:hAnsi="Consolas"/>
            <w:b/>
            <w:noProof/>
            <w:lang w:val="en-GB"/>
          </w:rPr>
          <w:delText>Na</w:delText>
        </w:r>
      </w:del>
      <w:ins w:id="32" w:author="Valentin Dimitrov" w:date="2017-07-12T12:04:00Z">
        <w:r w:rsidR="00C202C0">
          <w:rPr>
            <w:rFonts w:ascii="Consolas" w:hAnsi="Consolas"/>
            <w:b/>
            <w:noProof/>
            <w:lang w:val="en-GB"/>
          </w:rPr>
          <w:t>na</w:t>
        </w:r>
      </w:ins>
      <w:r w:rsidRPr="00742F14">
        <w:rPr>
          <w:rFonts w:ascii="Consolas" w:hAnsi="Consolas"/>
          <w:b/>
          <w:noProof/>
          <w:lang w:val="en-GB"/>
        </w:rPr>
        <w:t>me(string)</w:t>
      </w:r>
      <w:r w:rsidRPr="00742F14">
        <w:rPr>
          <w:noProof/>
          <w:lang w:val="en-GB"/>
        </w:rPr>
        <w:t xml:space="preserve"> and </w:t>
      </w:r>
      <w:ins w:id="33" w:author="Valentin Dimitrov" w:date="2017-07-12T12:04:00Z">
        <w:r w:rsidR="00C202C0">
          <w:rPr>
            <w:rFonts w:ascii="Consolas" w:hAnsi="Consolas"/>
            <w:b/>
            <w:noProof/>
            <w:lang w:val="en-GB"/>
          </w:rPr>
          <w:t>p</w:t>
        </w:r>
      </w:ins>
      <w:del w:id="34" w:author="Valentin Dimitrov" w:date="2017-07-12T12:04:00Z">
        <w:r w:rsidRPr="00742F14" w:rsidDel="00C202C0">
          <w:rPr>
            <w:rFonts w:ascii="Consolas" w:hAnsi="Consolas"/>
            <w:b/>
            <w:noProof/>
            <w:lang w:val="en-GB"/>
          </w:rPr>
          <w:delText>P</w:delText>
        </w:r>
      </w:del>
      <w:r w:rsidRPr="00742F14">
        <w:rPr>
          <w:rFonts w:ascii="Consolas" w:hAnsi="Consolas"/>
          <w:b/>
          <w:noProof/>
          <w:lang w:val="en-GB"/>
        </w:rPr>
        <w:t>ower(int)</w:t>
      </w:r>
      <w:del w:id="35" w:author="Valentin Dimitrov" w:date="2017-07-12T11:57:00Z">
        <w:r w:rsidR="00A3283C" w:rsidDel="001254D2">
          <w:rPr>
            <w:rFonts w:ascii="Consolas" w:hAnsi="Consolas"/>
            <w:b/>
            <w:noProof/>
            <w:lang w:val="bg-BG"/>
          </w:rPr>
          <w:delText xml:space="preserve"> </w:delText>
        </w:r>
        <w:r w:rsidR="00A3283C" w:rsidRPr="00A3283C" w:rsidDel="001254D2">
          <w:rPr>
            <w:rFonts w:ascii="Consolas" w:hAnsi="Consolas"/>
            <w:b/>
            <w:noProof/>
            <w:highlight w:val="yellow"/>
            <w:lang w:val="bg-BG"/>
            <w:rPrChange w:id="36" w:author="Valentin Dimitrov" w:date="2017-07-11T11:14:00Z">
              <w:rPr>
                <w:rFonts w:ascii="Consolas" w:hAnsi="Consolas"/>
                <w:b w:val="0"/>
                <w:noProof/>
                <w:lang w:val="bg-BG"/>
              </w:rPr>
            </w:rPrChange>
          </w:rPr>
          <w:delText>//</w:delText>
        </w:r>
      </w:del>
      <w:r w:rsidRPr="00742F14">
        <w:rPr>
          <w:noProof/>
          <w:lang w:val="en-GB"/>
        </w:rPr>
        <w:t>.</w:t>
      </w:r>
      <w:ins w:id="37" w:author="Valentin Dimitrov" w:date="2017-07-12T12:19:00Z">
        <w:r w:rsidR="00D02161">
          <w:rPr>
            <w:noProof/>
            <w:lang w:val="en-GB"/>
          </w:rPr>
          <w:t xml:space="preserve"> We can implement these characteristics through fields because we are not sure at the moment if we will need access from outside the class.</w:t>
        </w:r>
      </w:ins>
      <w:r w:rsidRPr="00742F14">
        <w:rPr>
          <w:noProof/>
          <w:lang w:val="en-GB"/>
        </w:rPr>
        <w:t xml:space="preserve"> Except</w:t>
      </w:r>
      <w:r>
        <w:rPr>
          <w:lang w:val="en"/>
        </w:rPr>
        <w:t xml:space="preserve"> the two </w:t>
      </w:r>
      <w:del w:id="38" w:author="Valentin Dimitrov" w:date="2017-07-12T11:57:00Z">
        <w:r w:rsidDel="001254D2">
          <w:rPr>
            <w:lang w:val="en"/>
          </w:rPr>
          <w:delText xml:space="preserve">properties </w:delText>
        </w:r>
      </w:del>
      <w:ins w:id="39" w:author="Valentin Dimitrov" w:date="2017-07-12T11:57:00Z">
        <w:r w:rsidR="001254D2">
          <w:rPr>
            <w:lang w:val="en"/>
          </w:rPr>
          <w:t xml:space="preserve">fields </w:t>
        </w:r>
      </w:ins>
      <w:r>
        <w:rPr>
          <w:lang w:val="en"/>
        </w:rPr>
        <w:t xml:space="preserve">we will also need a constructor </w:t>
      </w:r>
      <w:del w:id="40" w:author="Valentin Dimitrov" w:date="2017-07-12T11:57:00Z">
        <w:r w:rsidDel="001254D2">
          <w:rPr>
            <w:lang w:val="en"/>
          </w:rPr>
          <w:delText xml:space="preserve">to </w:delText>
        </w:r>
      </w:del>
      <w:ins w:id="41" w:author="Valentin Dimitrov" w:date="2017-07-12T11:57:00Z">
        <w:r w:rsidR="001254D2">
          <w:rPr>
            <w:lang w:val="en"/>
          </w:rPr>
          <w:t xml:space="preserve">which will </w:t>
        </w:r>
      </w:ins>
      <w:r>
        <w:rPr>
          <w:lang w:val="en"/>
        </w:rPr>
        <w:t>set them</w:t>
      </w:r>
      <w:ins w:id="42" w:author="Valentin Dimitrov" w:date="2017-07-12T11:57:00Z">
        <w:r w:rsidR="003D1FFA">
          <w:rPr>
            <w:lang w:val="en"/>
          </w:rPr>
          <w:t xml:space="preserve"> upon creating an instance</w:t>
        </w:r>
      </w:ins>
      <w:r>
        <w:rPr>
          <w:lang w:val="en"/>
        </w:rPr>
        <w:t>.</w:t>
      </w:r>
    </w:p>
    <w:p w:rsidR="00A3283C" w:rsidRDefault="00A3283C" w:rsidP="00CA013A">
      <w:pPr>
        <w:ind w:firstLine="284"/>
        <w:rPr>
          <w:ins w:id="43" w:author="Valentin Dimitrov" w:date="2017-07-11T11:14:00Z"/>
          <w:lang w:val="en"/>
        </w:rPr>
      </w:pPr>
    </w:p>
    <w:p w:rsidR="00A3283C" w:rsidRDefault="009A63FE">
      <w:pPr>
        <w:pPrChange w:id="44" w:author="Valentin Dimitrov" w:date="2017-07-12T12:18:00Z">
          <w:pPr>
            <w:pStyle w:val="Heading3"/>
          </w:pPr>
        </w:pPrChange>
      </w:pPr>
      <w:ins w:id="45" w:author="Valentin Dimitrov" w:date="2017-07-12T12:18:00Z">
        <w:r>
          <w:rPr>
            <w:noProof/>
          </w:rPr>
          <w:drawing>
            <wp:inline distT="0" distB="0" distL="0" distR="0" wp14:anchorId="42387C99" wp14:editId="45B6EB8D">
              <wp:extent cx="3112851" cy="1828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1936" cy="1834138"/>
                      </a:xfrm>
                      <a:prstGeom prst="rect">
                        <a:avLst/>
                      </a:prstGeom>
                    </pic:spPr>
                  </pic:pic>
                </a:graphicData>
              </a:graphic>
            </wp:inline>
          </w:drawing>
        </w:r>
        <w:r w:rsidDel="009A63FE">
          <w:rPr>
            <w:noProof/>
          </w:rPr>
          <w:t xml:space="preserve"> </w:t>
        </w:r>
      </w:ins>
      <w:del w:id="46" w:author="Valentin Dimitrov" w:date="2017-07-12T12:04:00Z">
        <w:r w:rsidR="00A3283C" w:rsidDel="009A63FE">
          <w:rPr>
            <w:noProof/>
          </w:rPr>
          <w:drawing>
            <wp:inline distT="0" distB="0" distL="0" distR="0" wp14:anchorId="3BB73E63" wp14:editId="6E0653A5">
              <wp:extent cx="357187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1875" cy="1781175"/>
                      </a:xfrm>
                      <a:prstGeom prst="rect">
                        <a:avLst/>
                      </a:prstGeom>
                    </pic:spPr>
                  </pic:pic>
                </a:graphicData>
              </a:graphic>
            </wp:inline>
          </w:drawing>
        </w:r>
      </w:del>
    </w:p>
    <w:p w:rsidR="00CA013A" w:rsidRDefault="00CA013A" w:rsidP="00CA013A">
      <w:pPr>
        <w:pStyle w:val="Heading3"/>
      </w:pPr>
      <w:r>
        <w:t>Air Bender</w:t>
      </w:r>
    </w:p>
    <w:p w:rsidR="00CA013A" w:rsidRDefault="00CA013A" w:rsidP="00CA013A">
      <w:pPr>
        <w:rPr>
          <w:b/>
        </w:rPr>
      </w:pPr>
      <w:r>
        <w:t xml:space="preserve">Air Bender is the first </w:t>
      </w:r>
      <w:r w:rsidRPr="003039A8">
        <w:rPr>
          <w:b/>
        </w:rPr>
        <w:t>specific</w:t>
      </w:r>
      <w:r>
        <w:t xml:space="preserve"> type of bender. As we mentioned it will </w:t>
      </w:r>
      <w:r w:rsidRPr="0004110B">
        <w:rPr>
          <w:b/>
        </w:rPr>
        <w:t>inherit</w:t>
      </w:r>
      <w:r>
        <w:t xml:space="preserve"> the abstract Bender class because it should have a </w:t>
      </w:r>
      <w:ins w:id="47" w:author="Valentin Dimitrov" w:date="2017-07-12T12:20:00Z">
        <w:r w:rsidR="009E2F7A">
          <w:t>n</w:t>
        </w:r>
      </w:ins>
      <w:del w:id="48" w:author="Valentin Dimitrov" w:date="2017-07-12T12:20:00Z">
        <w:r w:rsidDel="009E2F7A">
          <w:delText>N</w:delText>
        </w:r>
      </w:del>
      <w:r>
        <w:t xml:space="preserve">ame and a given </w:t>
      </w:r>
      <w:ins w:id="49" w:author="Valentin Dimitrov" w:date="2017-07-12T12:20:00Z">
        <w:r w:rsidR="009E2F7A">
          <w:t>p</w:t>
        </w:r>
      </w:ins>
      <w:del w:id="50" w:author="Valentin Dimitrov" w:date="2017-07-12T12:20:00Z">
        <w:r w:rsidDel="009E2F7A">
          <w:delText>P</w:delText>
        </w:r>
      </w:del>
      <w:r>
        <w:t xml:space="preserve">ower. In addition, it has one more </w:t>
      </w:r>
      <w:del w:id="51" w:author="Valentin Dimitrov" w:date="2017-07-12T12:23:00Z">
        <w:r w:rsidDel="00BF3C3B">
          <w:delText xml:space="preserve">property </w:delText>
        </w:r>
      </w:del>
      <w:ins w:id="52" w:author="Valentin Dimitrov" w:date="2017-07-12T12:23:00Z">
        <w:r w:rsidR="00BF3C3B">
          <w:t xml:space="preserve">characteristic </w:t>
        </w:r>
      </w:ins>
      <w:r>
        <w:t xml:space="preserve">which is typical only for this type of benders – </w:t>
      </w:r>
      <w:ins w:id="53" w:author="Valentin Dimitrov" w:date="2017-07-12T12:21:00Z">
        <w:r w:rsidR="00A3146A">
          <w:rPr>
            <w:rStyle w:val="CodeChar"/>
            <w:lang w:val="en-AU"/>
          </w:rPr>
          <w:t>a</w:t>
        </w:r>
      </w:ins>
      <w:del w:id="54" w:author="Valentin Dimitrov" w:date="2017-07-12T12:21:00Z">
        <w:r w:rsidRPr="00C90F9D" w:rsidDel="00A3146A">
          <w:rPr>
            <w:rStyle w:val="CodeChar"/>
            <w:lang w:val="en-AU"/>
          </w:rPr>
          <w:delText>A</w:delText>
        </w:r>
      </w:del>
      <w:r w:rsidRPr="00C90F9D">
        <w:rPr>
          <w:rStyle w:val="CodeChar"/>
          <w:lang w:val="en-AU"/>
        </w:rPr>
        <w:t>erialIntegrity</w:t>
      </w:r>
      <w:r>
        <w:rPr>
          <w:rStyle w:val="CodeChar"/>
          <w:lang w:val="en-AU"/>
        </w:rPr>
        <w:t>(floating-point number)</w:t>
      </w:r>
      <w:r w:rsidRPr="00DC143D">
        <w:t>.</w:t>
      </w:r>
      <w:ins w:id="55" w:author="Valentin Dimitrov" w:date="2017-07-12T12:23:00Z">
        <w:r w:rsidR="00BF3C3B">
          <w:t xml:space="preserve"> We will implement it through a field again for the same re</w:t>
        </w:r>
        <w:r w:rsidR="001973FC">
          <w:t>a</w:t>
        </w:r>
        <w:r w:rsidR="00BF3C3B">
          <w:t>sons.</w:t>
        </w:r>
      </w:ins>
    </w:p>
    <w:p w:rsidR="00CA013A" w:rsidRDefault="00CA013A" w:rsidP="00CA013A">
      <w:pPr>
        <w:rPr>
          <w:ins w:id="56" w:author="Valentin Dimitrov" w:date="2017-07-12T12:23:00Z"/>
          <w:rStyle w:val="CodeChar"/>
          <w:rFonts w:asciiTheme="minorHAnsi" w:hAnsiTheme="minorHAnsi" w:cstheme="minorHAnsi"/>
          <w:b w:val="0"/>
          <w:lang w:val="en-AU"/>
        </w:rPr>
      </w:pPr>
      <w:r>
        <w:rPr>
          <w:b/>
        </w:rPr>
        <w:tab/>
      </w:r>
      <w:r>
        <w:t xml:space="preserve">Always keep in mind that every child class is obliged to implement the constructor of the class it inherits (the parent). The values which initialize the parent’s </w:t>
      </w:r>
      <w:del w:id="57" w:author="Valentin Dimitrov" w:date="2017-07-12T12:22:00Z">
        <w:r w:rsidDel="00A3146A">
          <w:delText xml:space="preserve">properties </w:delText>
        </w:r>
      </w:del>
      <w:ins w:id="58" w:author="Valentin Dimitrov" w:date="2017-07-12T12:22:00Z">
        <w:r w:rsidR="00A3146A">
          <w:t xml:space="preserve">fields </w:t>
        </w:r>
      </w:ins>
      <w:r>
        <w:t xml:space="preserve">are passed to the </w:t>
      </w:r>
      <w:r w:rsidRPr="008676AE">
        <w:rPr>
          <w:b/>
        </w:rPr>
        <w:t>base</w:t>
      </w:r>
      <w:r>
        <w:t xml:space="preserve"> constructor. The other values which are related to the current child class’ </w:t>
      </w:r>
      <w:del w:id="59" w:author="Valentin Dimitrov" w:date="2017-07-12T12:22:00Z">
        <w:r w:rsidDel="00A3146A">
          <w:delText xml:space="preserve">properties </w:delText>
        </w:r>
      </w:del>
      <w:ins w:id="60" w:author="Valentin Dimitrov" w:date="2017-07-12T12:22:00Z">
        <w:r w:rsidR="00A3146A">
          <w:t xml:space="preserve">fields </w:t>
        </w:r>
      </w:ins>
      <w:r>
        <w:t xml:space="preserve">are initialized in its own constructor – e.g. </w:t>
      </w:r>
      <w:ins w:id="61" w:author="Valentin Dimitrov" w:date="2017-07-12T12:21:00Z">
        <w:r w:rsidR="00A3146A">
          <w:rPr>
            <w:rStyle w:val="CodeChar"/>
            <w:lang w:val="en-AU"/>
          </w:rPr>
          <w:t>a</w:t>
        </w:r>
      </w:ins>
      <w:del w:id="62" w:author="Valentin Dimitrov" w:date="2017-07-12T12:21:00Z">
        <w:r w:rsidRPr="00C90F9D" w:rsidDel="00A3146A">
          <w:rPr>
            <w:rStyle w:val="CodeChar"/>
            <w:lang w:val="en-AU"/>
          </w:rPr>
          <w:delText>A</w:delText>
        </w:r>
      </w:del>
      <w:r w:rsidRPr="00C90F9D">
        <w:rPr>
          <w:rStyle w:val="CodeChar"/>
          <w:lang w:val="en-AU"/>
        </w:rPr>
        <w:t>erialIntegrity</w:t>
      </w:r>
      <w:r w:rsidRPr="008676AE">
        <w:rPr>
          <w:rStyle w:val="CodeChar"/>
          <w:rFonts w:asciiTheme="minorHAnsi" w:hAnsiTheme="minorHAnsi" w:cstheme="minorHAnsi"/>
          <w:b w:val="0"/>
          <w:lang w:val="en-AU"/>
        </w:rPr>
        <w:t>.</w:t>
      </w:r>
    </w:p>
    <w:p w:rsidR="001973FC" w:rsidRPr="00DC143D" w:rsidRDefault="001973FC" w:rsidP="00CA013A">
      <w:ins w:id="63" w:author="Valentin Dimitrov" w:date="2017-07-12T12:24:00Z">
        <w:r>
          <w:rPr>
            <w:noProof/>
          </w:rPr>
          <w:drawing>
            <wp:inline distT="0" distB="0" distL="0" distR="0" wp14:anchorId="19BA4FD9" wp14:editId="629BF9EB">
              <wp:extent cx="5169512" cy="166502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170" cy="1670070"/>
                      </a:xfrm>
                      <a:prstGeom prst="rect">
                        <a:avLst/>
                      </a:prstGeom>
                    </pic:spPr>
                  </pic:pic>
                </a:graphicData>
              </a:graphic>
            </wp:inline>
          </w:drawing>
        </w:r>
      </w:ins>
    </w:p>
    <w:p w:rsidR="00CA013A" w:rsidDel="00BC1CD5" w:rsidRDefault="00CA013A" w:rsidP="00CA013A">
      <w:pPr>
        <w:rPr>
          <w:del w:id="64" w:author="Valentin Dimitrov" w:date="2017-07-11T13:19:00Z"/>
          <w:b/>
        </w:rPr>
      </w:pPr>
      <w:del w:id="65" w:author="Valentin Dimitrov" w:date="2017-07-11T13:19:00Z">
        <w:r w:rsidRPr="0007371A" w:rsidDel="00BC1CD5">
          <w:rPr>
            <w:b/>
            <w:highlight w:val="yellow"/>
          </w:rPr>
          <w:lastRenderedPageBreak/>
          <w:delText>//TODO Source code initialization</w:delText>
        </w:r>
      </w:del>
    </w:p>
    <w:p w:rsidR="00CA013A" w:rsidRDefault="00CA013A" w:rsidP="00CA013A">
      <w:pPr>
        <w:pStyle w:val="Heading3"/>
      </w:pPr>
      <w:r>
        <w:t>Water Bender</w:t>
      </w:r>
    </w:p>
    <w:p w:rsidR="00CA013A" w:rsidRDefault="00CA013A" w:rsidP="00CA013A">
      <w:pPr>
        <w:rPr>
          <w:ins w:id="66" w:author="Valentin Dimitrov" w:date="2017-07-12T12:32:00Z"/>
        </w:rPr>
      </w:pPr>
      <w:r>
        <w:t xml:space="preserve">Similarly, to the Air Bender, the Water Bender class will inherit from the abstract Bender class for the very same reasons. The unique </w:t>
      </w:r>
      <w:del w:id="67" w:author="Valentin Dimitrov" w:date="2017-07-12T12:32:00Z">
        <w:r w:rsidDel="00A10B99">
          <w:delText xml:space="preserve">property </w:delText>
        </w:r>
      </w:del>
      <w:ins w:id="68" w:author="Valentin Dimitrov" w:date="2017-07-12T12:32:00Z">
        <w:r w:rsidR="00A10B99">
          <w:t xml:space="preserve">field </w:t>
        </w:r>
      </w:ins>
      <w:r>
        <w:t>this time is called -</w:t>
      </w:r>
      <w:r w:rsidRPr="00625904">
        <w:rPr>
          <w:rStyle w:val="CodeChar"/>
          <w:lang w:val="en-AU"/>
        </w:rPr>
        <w:t xml:space="preserve"> WaterClarity</w:t>
      </w:r>
      <w:r>
        <w:rPr>
          <w:rStyle w:val="CodeChar"/>
          <w:lang w:val="en-AU"/>
        </w:rPr>
        <w:t>(floating-point number)</w:t>
      </w:r>
      <w:r w:rsidRPr="00DC143D">
        <w:t>.</w:t>
      </w:r>
    </w:p>
    <w:p w:rsidR="006B7B8F" w:rsidRPr="009D014B" w:rsidRDefault="006B7B8F" w:rsidP="00CA013A">
      <w:ins w:id="69" w:author="Valentin Dimitrov" w:date="2017-07-12T12:33:00Z">
        <w:r>
          <w:rPr>
            <w:noProof/>
          </w:rPr>
          <w:drawing>
            <wp:inline distT="0" distB="0" distL="0" distR="0" wp14:anchorId="696A7073" wp14:editId="7F45F8E6">
              <wp:extent cx="5324192" cy="173326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0280" cy="1745013"/>
                      </a:xfrm>
                      <a:prstGeom prst="rect">
                        <a:avLst/>
                      </a:prstGeom>
                    </pic:spPr>
                  </pic:pic>
                </a:graphicData>
              </a:graphic>
            </wp:inline>
          </w:drawing>
        </w:r>
      </w:ins>
    </w:p>
    <w:p w:rsidR="00CA013A" w:rsidDel="006B7B8F" w:rsidRDefault="00CA013A" w:rsidP="00CA013A">
      <w:pPr>
        <w:rPr>
          <w:del w:id="70" w:author="Valentin Dimitrov" w:date="2017-07-12T12:32:00Z"/>
        </w:rPr>
      </w:pPr>
      <w:del w:id="71" w:author="Valentin Dimitrov" w:date="2017-07-12T12:32:00Z">
        <w:r w:rsidRPr="0007371A" w:rsidDel="006B7B8F">
          <w:rPr>
            <w:highlight w:val="yellow"/>
          </w:rPr>
          <w:delText>//TODO source code</w:delText>
        </w:r>
      </w:del>
    </w:p>
    <w:p w:rsidR="00CA013A" w:rsidRDefault="00CA013A" w:rsidP="00CA013A">
      <w:pPr>
        <w:pStyle w:val="Heading3"/>
      </w:pPr>
      <w:r>
        <w:t>Fire Bender</w:t>
      </w:r>
    </w:p>
    <w:p w:rsidR="00CA013A" w:rsidRPr="009E3392" w:rsidRDefault="00CA013A" w:rsidP="00CA013A">
      <w:r>
        <w:t xml:space="preserve">The same goes for the Fire Bender class. Its own </w:t>
      </w:r>
      <w:del w:id="72" w:author="Valentin Dimitrov" w:date="2017-07-12T12:32:00Z">
        <w:r w:rsidDel="00A10B99">
          <w:delText xml:space="preserve">property </w:delText>
        </w:r>
      </w:del>
      <w:ins w:id="73" w:author="Valentin Dimitrov" w:date="2017-07-12T12:32:00Z">
        <w:r w:rsidR="00A10B99">
          <w:t xml:space="preserve">field </w:t>
        </w:r>
      </w:ins>
      <w:r>
        <w:t xml:space="preserve">is called - </w:t>
      </w:r>
      <w:ins w:id="74" w:author="Valentin Dimitrov" w:date="2017-07-12T12:51:00Z">
        <w:r w:rsidR="00907A50">
          <w:rPr>
            <w:rStyle w:val="CodeChar"/>
            <w:lang w:val="en-AU"/>
          </w:rPr>
          <w:t>h</w:t>
        </w:r>
      </w:ins>
      <w:del w:id="75" w:author="Valentin Dimitrov" w:date="2017-07-12T12:51:00Z">
        <w:r w:rsidRPr="00C90F9D" w:rsidDel="00907A50">
          <w:rPr>
            <w:rStyle w:val="CodeChar"/>
            <w:lang w:val="en-AU"/>
          </w:rPr>
          <w:delText>H</w:delText>
        </w:r>
      </w:del>
      <w:r w:rsidRPr="00C90F9D">
        <w:rPr>
          <w:rStyle w:val="CodeChar"/>
          <w:lang w:val="en-AU"/>
        </w:rPr>
        <w:t>eatAggression</w:t>
      </w:r>
      <w:r>
        <w:rPr>
          <w:rStyle w:val="CodeChar"/>
          <w:lang w:val="en-AU"/>
        </w:rPr>
        <w:t>(floating-point number)</w:t>
      </w:r>
      <w:r w:rsidRPr="00DC143D">
        <w:t>.</w:t>
      </w:r>
      <w:r>
        <w:t xml:space="preserve"> This time the source code won’t be available but it is absolutely </w:t>
      </w:r>
      <w:r w:rsidRPr="005476E0">
        <w:t>analogously</w:t>
      </w:r>
      <w:r>
        <w:t xml:space="preserve"> to the previous two.</w:t>
      </w:r>
    </w:p>
    <w:p w:rsidR="00CA013A" w:rsidRDefault="00CA013A" w:rsidP="00CA013A">
      <w:pPr>
        <w:pStyle w:val="Heading3"/>
      </w:pPr>
      <w:r>
        <w:t>Earth Bender</w:t>
      </w:r>
    </w:p>
    <w:p w:rsidR="00CA013A" w:rsidRPr="00CA013A" w:rsidRDefault="00CA013A" w:rsidP="00CA013A">
      <w:bookmarkStart w:id="76" w:name="OLE_LINK7"/>
      <w:bookmarkStart w:id="77" w:name="OLE_LINK8"/>
      <w:bookmarkStart w:id="78" w:name="OLE_LINK9"/>
      <w:r>
        <w:t xml:space="preserve">For </w:t>
      </w:r>
      <w:ins w:id="79" w:author="Valentin Dimitrov" w:date="2017-07-12T12:51:00Z">
        <w:r w:rsidR="00FF4E3F">
          <w:t xml:space="preserve">this class </w:t>
        </w:r>
      </w:ins>
      <w:r>
        <w:t xml:space="preserve">the specific </w:t>
      </w:r>
      <w:del w:id="80" w:author="Valentin Dimitrov" w:date="2017-07-12T12:32:00Z">
        <w:r w:rsidDel="00A10B99">
          <w:delText xml:space="preserve">property </w:delText>
        </w:r>
      </w:del>
      <w:ins w:id="81" w:author="Valentin Dimitrov" w:date="2017-07-12T12:32:00Z">
        <w:r w:rsidR="00A10B99">
          <w:t xml:space="preserve">field </w:t>
        </w:r>
      </w:ins>
      <w:r>
        <w:t xml:space="preserve">is -  </w:t>
      </w:r>
      <w:ins w:id="82" w:author="Valentin Dimitrov" w:date="2017-07-12T12:51:00Z">
        <w:r w:rsidR="00907A50">
          <w:rPr>
            <w:rStyle w:val="CodeChar"/>
            <w:lang w:val="en-AU"/>
          </w:rPr>
          <w:t>g</w:t>
        </w:r>
      </w:ins>
      <w:del w:id="83" w:author="Valentin Dimitrov" w:date="2017-07-12T12:51:00Z">
        <w:r w:rsidRPr="00C90F9D" w:rsidDel="00907A50">
          <w:rPr>
            <w:rStyle w:val="CodeChar"/>
            <w:lang w:val="en-AU"/>
          </w:rPr>
          <w:delText>G</w:delText>
        </w:r>
      </w:del>
      <w:r w:rsidRPr="00C90F9D">
        <w:rPr>
          <w:rStyle w:val="CodeChar"/>
          <w:lang w:val="en-AU"/>
        </w:rPr>
        <w:t>roundSaturation</w:t>
      </w:r>
      <w:bookmarkEnd w:id="76"/>
      <w:bookmarkEnd w:id="77"/>
      <w:bookmarkEnd w:id="78"/>
      <w:r>
        <w:rPr>
          <w:rStyle w:val="CodeChar"/>
          <w:lang w:val="en-AU"/>
        </w:rPr>
        <w:t>(floating-point number)</w:t>
      </w:r>
      <w:r w:rsidRPr="00DC143D">
        <w:t>.</w:t>
      </w:r>
    </w:p>
    <w:p w:rsidR="00546BB8" w:rsidRDefault="00CA013A" w:rsidP="00546BB8">
      <w:pPr>
        <w:pStyle w:val="Heading2"/>
        <w:rPr>
          <w:ins w:id="84" w:author="Valentin Dimitrov" w:date="2017-07-11T11:14:00Z"/>
        </w:rPr>
      </w:pPr>
      <w:r>
        <w:t>Monuments</w:t>
      </w:r>
    </w:p>
    <w:p w:rsidR="001A6FF8" w:rsidRDefault="00DB5996">
      <w:pPr>
        <w:rPr>
          <w:ins w:id="85" w:author="Valentin Dimitrov" w:date="2017-07-11T13:15:00Z"/>
          <w:noProof/>
          <w:lang w:val="en-GB"/>
        </w:rPr>
        <w:pPrChange w:id="86" w:author="Valentin Dimitrov" w:date="2017-07-11T13:15:00Z">
          <w:pPr>
            <w:pStyle w:val="Heading2"/>
          </w:pPr>
        </w:pPrChange>
      </w:pPr>
      <w:ins w:id="87" w:author="Valentin Dimitrov" w:date="2017-07-11T11:20:00Z">
        <w:r>
          <w:t xml:space="preserve">The second main entity are the Monuments. All the considerations for the Benders are valid here so we will create again one </w:t>
        </w:r>
        <w:r w:rsidRPr="00DB5996">
          <w:rPr>
            <w:b/>
            <w:rPrChange w:id="88" w:author="Valentin Dimitrov" w:date="2017-07-11T11:21:00Z">
              <w:rPr/>
            </w:rPrChange>
          </w:rPr>
          <w:t>abstract</w:t>
        </w:r>
        <w:r>
          <w:t xml:space="preserve"> class called just </w:t>
        </w:r>
      </w:ins>
      <w:ins w:id="89" w:author="Valentin Dimitrov" w:date="2017-07-11T11:21:00Z">
        <w:r>
          <w:t>–</w:t>
        </w:r>
      </w:ins>
      <w:ins w:id="90" w:author="Valentin Dimitrov" w:date="2017-07-11T11:20:00Z">
        <w:r>
          <w:t xml:space="preserve"> </w:t>
        </w:r>
        <w:r w:rsidRPr="00DB5996">
          <w:rPr>
            <w:b/>
            <w:rPrChange w:id="91" w:author="Valentin Dimitrov" w:date="2017-07-11T11:21:00Z">
              <w:rPr/>
            </w:rPrChange>
          </w:rPr>
          <w:t>Monument</w:t>
        </w:r>
      </w:ins>
      <w:ins w:id="92" w:author="Valentin Dimitrov" w:date="2017-07-11T11:21:00Z">
        <w:r>
          <w:rPr>
            <w:b/>
          </w:rPr>
          <w:t>.</w:t>
        </w:r>
        <w:r>
          <w:t xml:space="preserve"> Then all the </w:t>
        </w:r>
        <w:r w:rsidRPr="00DB5996">
          <w:rPr>
            <w:b/>
            <w:rPrChange w:id="93" w:author="Valentin Dimitrov" w:date="2017-07-11T11:21:00Z">
              <w:rPr/>
            </w:rPrChange>
          </w:rPr>
          <w:t>specific</w:t>
        </w:r>
        <w:r>
          <w:t xml:space="preserve"> monument</w:t>
        </w:r>
        <w:r w:rsidR="007E4B94">
          <w:t xml:space="preserve"> classes</w:t>
        </w:r>
        <w:r>
          <w:t xml:space="preserve"> will </w:t>
        </w:r>
        <w:r w:rsidRPr="00DB5996">
          <w:rPr>
            <w:b/>
            <w:rPrChange w:id="94" w:author="Valentin Dimitrov" w:date="2017-07-11T11:21:00Z">
              <w:rPr/>
            </w:rPrChange>
          </w:rPr>
          <w:t>inherit</w:t>
        </w:r>
        <w:r>
          <w:t xml:space="preserve"> from this main abstract one. </w:t>
        </w:r>
      </w:ins>
      <w:ins w:id="95" w:author="Valentin Dimitrov" w:date="2017-07-11T11:22:00Z">
        <w:r w:rsidR="008E26A7">
          <w:t xml:space="preserve">The common </w:t>
        </w:r>
      </w:ins>
      <w:ins w:id="96" w:author="Valentin Dimitrov" w:date="2017-07-12T12:52:00Z">
        <w:r w:rsidR="00432904">
          <w:t>characteristic</w:t>
        </w:r>
      </w:ins>
      <w:ins w:id="97" w:author="Valentin Dimitrov" w:date="2017-07-11T11:22:00Z">
        <w:r w:rsidR="008E26A7">
          <w:t xml:space="preserve"> for all the Monuments is their </w:t>
        </w:r>
      </w:ins>
      <w:ins w:id="98" w:author="Valentin Dimitrov" w:date="2017-07-11T11:23:00Z">
        <w:r w:rsidR="00432904">
          <w:rPr>
            <w:rFonts w:ascii="Consolas" w:hAnsi="Consolas"/>
            <w:b/>
            <w:noProof/>
            <w:lang w:val="en-GB"/>
          </w:rPr>
          <w:t>n</w:t>
        </w:r>
        <w:r w:rsidR="00E27DC8" w:rsidRPr="00742F14">
          <w:rPr>
            <w:rFonts w:ascii="Consolas" w:hAnsi="Consolas"/>
            <w:b/>
            <w:noProof/>
            <w:lang w:val="en-GB"/>
          </w:rPr>
          <w:t>ame(string)</w:t>
        </w:r>
      </w:ins>
      <w:ins w:id="99" w:author="Valentin Dimitrov" w:date="2017-07-11T13:14:00Z">
        <w:r w:rsidR="001349C3">
          <w:rPr>
            <w:rFonts w:ascii="Consolas" w:hAnsi="Consolas"/>
            <w:b/>
            <w:noProof/>
            <w:lang w:val="en-GB"/>
          </w:rPr>
          <w:t xml:space="preserve"> </w:t>
        </w:r>
      </w:ins>
      <w:ins w:id="100" w:author="Valentin Dimitrov" w:date="2017-07-12T12:52:00Z">
        <w:r w:rsidR="00432904">
          <w:t>and again</w:t>
        </w:r>
      </w:ins>
      <w:ins w:id="101" w:author="Valentin Dimitrov" w:date="2017-07-11T13:14:00Z">
        <w:r w:rsidR="00B47D17">
          <w:t xml:space="preserve"> it will be just a field before we need </w:t>
        </w:r>
      </w:ins>
      <w:ins w:id="102" w:author="Valentin Dimitrov" w:date="2017-07-11T13:15:00Z">
        <w:r w:rsidR="00B47D17">
          <w:t xml:space="preserve">any </w:t>
        </w:r>
      </w:ins>
      <w:ins w:id="103" w:author="Valentin Dimitrov" w:date="2017-07-11T13:14:00Z">
        <w:r w:rsidR="00B47D17">
          <w:t xml:space="preserve">access or </w:t>
        </w:r>
      </w:ins>
      <w:ins w:id="104" w:author="Valentin Dimitrov" w:date="2017-07-11T13:15:00Z">
        <w:r w:rsidR="00B47D17">
          <w:t xml:space="preserve">some kind of </w:t>
        </w:r>
      </w:ins>
      <w:ins w:id="105" w:author="Valentin Dimitrov" w:date="2017-07-11T13:14:00Z">
        <w:r w:rsidR="00B47D17">
          <w:t>validation</w:t>
        </w:r>
      </w:ins>
      <w:ins w:id="106" w:author="Valentin Dimitrov" w:date="2017-07-12T12:52:00Z">
        <w:r w:rsidR="00432904">
          <w:t xml:space="preserve"> for it</w:t>
        </w:r>
      </w:ins>
      <w:ins w:id="107" w:author="Valentin Dimitrov" w:date="2017-07-11T11:23:00Z">
        <w:r w:rsidR="00E27DC8" w:rsidRPr="00302E08">
          <w:rPr>
            <w:noProof/>
            <w:lang w:val="en-GB"/>
            <w:rPrChange w:id="108" w:author="Valentin Dimitrov" w:date="2017-07-11T11:23:00Z">
              <w:rPr>
                <w:rFonts w:ascii="Consolas" w:hAnsi="Consolas"/>
                <w:b w:val="0"/>
                <w:noProof/>
                <w:lang w:val="en-GB"/>
              </w:rPr>
            </w:rPrChange>
          </w:rPr>
          <w:t>:</w:t>
        </w:r>
      </w:ins>
    </w:p>
    <w:p w:rsidR="001A6FF8" w:rsidRDefault="001A6FF8">
      <w:pPr>
        <w:rPr>
          <w:ins w:id="109" w:author="Valentin Dimitrov" w:date="2017-07-11T13:15:00Z"/>
        </w:rPr>
        <w:pPrChange w:id="110" w:author="Valentin Dimitrov" w:date="2017-07-11T13:15:00Z">
          <w:pPr>
            <w:pStyle w:val="Heading2"/>
          </w:pPr>
        </w:pPrChange>
      </w:pPr>
      <w:ins w:id="111" w:author="Valentin Dimitrov" w:date="2017-07-11T13:15:00Z">
        <w:r>
          <w:rPr>
            <w:noProof/>
          </w:rPr>
          <w:t xml:space="preserve"> </w:t>
        </w:r>
        <w:r>
          <w:rPr>
            <w:noProof/>
          </w:rPr>
          <w:drawing>
            <wp:inline distT="0" distB="0" distL="0" distR="0" wp14:anchorId="5C1D618D" wp14:editId="68CE5127">
              <wp:extent cx="2879678" cy="1525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494" cy="1534933"/>
                      </a:xfrm>
                      <a:prstGeom prst="rect">
                        <a:avLst/>
                      </a:prstGeom>
                    </pic:spPr>
                  </pic:pic>
                </a:graphicData>
              </a:graphic>
            </wp:inline>
          </w:drawing>
        </w:r>
        <w:r>
          <w:t xml:space="preserve"> </w:t>
        </w:r>
      </w:ins>
    </w:p>
    <w:p w:rsidR="00E27DC8" w:rsidRDefault="00E27DC8">
      <w:pPr>
        <w:pStyle w:val="Heading3"/>
        <w:rPr>
          <w:ins w:id="112" w:author="Valentin Dimitrov" w:date="2017-07-11T11:23:00Z"/>
        </w:rPr>
        <w:pPrChange w:id="113" w:author="Valentin Dimitrov" w:date="2017-07-11T11:22:00Z">
          <w:pPr>
            <w:pStyle w:val="Heading2"/>
          </w:pPr>
        </w:pPrChange>
      </w:pPr>
      <w:ins w:id="114" w:author="Valentin Dimitrov" w:date="2017-07-11T11:22:00Z">
        <w:r>
          <w:t>Air Monument</w:t>
        </w:r>
      </w:ins>
    </w:p>
    <w:p w:rsidR="00123250" w:rsidRDefault="00437DAC">
      <w:pPr>
        <w:rPr>
          <w:ins w:id="115" w:author="Valentin Dimitrov" w:date="2017-07-12T11:56:00Z"/>
          <w:rStyle w:val="CodeChar"/>
          <w:rFonts w:asciiTheme="minorHAnsi" w:hAnsiTheme="minorHAnsi"/>
          <w:bCs/>
          <w:lang w:val="en-AU"/>
        </w:rPr>
        <w:pPrChange w:id="116" w:author="Valentin Dimitrov" w:date="2017-07-12T11:56:00Z">
          <w:pPr>
            <w:pStyle w:val="Heading2"/>
          </w:pPr>
        </w:pPrChange>
      </w:pPr>
      <w:ins w:id="117" w:author="Valentin Dimitrov" w:date="2017-07-11T11:23:00Z">
        <w:r>
          <w:t xml:space="preserve">Air Monuments has an additional </w:t>
        </w:r>
      </w:ins>
      <w:ins w:id="118" w:author="Valentin Dimitrov" w:date="2017-07-11T13:19:00Z">
        <w:r w:rsidR="00BC1CD5">
          <w:t>field</w:t>
        </w:r>
      </w:ins>
      <w:ins w:id="119" w:author="Valentin Dimitrov" w:date="2017-07-11T11:23:00Z">
        <w:r>
          <w:t xml:space="preserve"> called </w:t>
        </w:r>
      </w:ins>
      <w:ins w:id="120" w:author="Valentin Dimitrov" w:date="2017-07-11T11:24:00Z">
        <w:r>
          <w:t>–</w:t>
        </w:r>
      </w:ins>
      <w:ins w:id="121" w:author="Valentin Dimitrov" w:date="2017-07-11T11:23:00Z">
        <w:r>
          <w:t xml:space="preserve"> </w:t>
        </w:r>
      </w:ins>
      <w:ins w:id="122" w:author="Valentin Dimitrov" w:date="2017-07-11T11:24:00Z">
        <w:r w:rsidR="00BC1CD5">
          <w:rPr>
            <w:rStyle w:val="CodeChar"/>
            <w:lang w:val="en-AU"/>
          </w:rPr>
          <w:t>a</w:t>
        </w:r>
        <w:r w:rsidRPr="00C90F9D">
          <w:rPr>
            <w:rStyle w:val="CodeChar"/>
            <w:lang w:val="en-AU"/>
          </w:rPr>
          <w:t>irAffinity</w:t>
        </w:r>
        <w:r>
          <w:rPr>
            <w:rStyle w:val="CodeChar"/>
            <w:lang w:val="en-AU"/>
          </w:rPr>
          <w:t>(int)</w:t>
        </w:r>
        <w:r w:rsidRPr="00B93927">
          <w:rPr>
            <w:rStyle w:val="CodeChar"/>
            <w:rFonts w:asciiTheme="minorHAnsi" w:hAnsiTheme="minorHAnsi"/>
            <w:b w:val="0"/>
            <w:lang w:val="en-AU"/>
            <w:rPrChange w:id="123" w:author="Valentin Dimitrov" w:date="2017-07-11T11:24:00Z">
              <w:rPr>
                <w:rStyle w:val="CodeChar"/>
                <w:lang w:val="en-AU"/>
              </w:rPr>
            </w:rPrChange>
          </w:rPr>
          <w:t>:</w:t>
        </w:r>
      </w:ins>
    </w:p>
    <w:p w:rsidR="00BC1CD5" w:rsidRPr="00BC1CD5" w:rsidRDefault="00BC1CD5">
      <w:pPr>
        <w:rPr>
          <w:ins w:id="124" w:author="Valentin Dimitrov" w:date="2017-07-11T13:19:00Z"/>
          <w:noProof/>
          <w:lang w:val="en-AU"/>
          <w:rPrChange w:id="125" w:author="Valentin Dimitrov" w:date="2017-07-11T13:19:00Z">
            <w:rPr>
              <w:ins w:id="126" w:author="Valentin Dimitrov" w:date="2017-07-11T13:19:00Z"/>
            </w:rPr>
          </w:rPrChange>
        </w:rPr>
        <w:pPrChange w:id="127" w:author="Valentin Dimitrov" w:date="2017-07-12T11:56:00Z">
          <w:pPr>
            <w:pStyle w:val="Heading2"/>
          </w:pPr>
        </w:pPrChange>
      </w:pPr>
      <w:ins w:id="128" w:author="Valentin Dimitrov" w:date="2017-07-11T13:19:00Z">
        <w:r>
          <w:rPr>
            <w:noProof/>
          </w:rPr>
          <w:drawing>
            <wp:inline distT="0" distB="0" distL="0" distR="0" wp14:anchorId="7AAF4FB2" wp14:editId="7B3BCCD7">
              <wp:extent cx="5222012" cy="155584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006" cy="1561802"/>
                      </a:xfrm>
                      <a:prstGeom prst="rect">
                        <a:avLst/>
                      </a:prstGeom>
                    </pic:spPr>
                  </pic:pic>
                </a:graphicData>
              </a:graphic>
            </wp:inline>
          </w:drawing>
        </w:r>
      </w:ins>
    </w:p>
    <w:p w:rsidR="00333C61" w:rsidRDefault="00333C61">
      <w:pPr>
        <w:pStyle w:val="Heading3"/>
        <w:rPr>
          <w:ins w:id="129" w:author="Valentin Dimitrov" w:date="2017-07-11T11:24:00Z"/>
        </w:rPr>
        <w:pPrChange w:id="130" w:author="Valentin Dimitrov" w:date="2017-07-11T11:24:00Z">
          <w:pPr>
            <w:pStyle w:val="Heading2"/>
          </w:pPr>
        </w:pPrChange>
      </w:pPr>
      <w:ins w:id="131" w:author="Valentin Dimitrov" w:date="2017-07-11T11:24:00Z">
        <w:r>
          <w:lastRenderedPageBreak/>
          <w:t>Water Monument</w:t>
        </w:r>
      </w:ins>
    </w:p>
    <w:p w:rsidR="00333C61" w:rsidRDefault="00333C61">
      <w:pPr>
        <w:rPr>
          <w:ins w:id="132" w:author="Valentin Dimitrov" w:date="2017-07-11T11:25:00Z"/>
          <w:rStyle w:val="CodeChar"/>
          <w:rFonts w:asciiTheme="minorHAnsi" w:hAnsiTheme="minorHAnsi"/>
          <w:b w:val="0"/>
          <w:lang w:val="en-AU"/>
        </w:rPr>
        <w:pPrChange w:id="133" w:author="Valentin Dimitrov" w:date="2017-07-11T11:24:00Z">
          <w:pPr>
            <w:pStyle w:val="Heading2"/>
          </w:pPr>
        </w:pPrChange>
      </w:pPr>
      <w:ins w:id="134" w:author="Valentin Dimitrov" w:date="2017-07-11T11:24:00Z">
        <w:r>
          <w:t xml:space="preserve">Its additional </w:t>
        </w:r>
      </w:ins>
      <w:ins w:id="135" w:author="Valentin Dimitrov" w:date="2017-07-11T13:20:00Z">
        <w:r w:rsidR="0098462D">
          <w:t>field</w:t>
        </w:r>
      </w:ins>
      <w:ins w:id="136" w:author="Valentin Dimitrov" w:date="2017-07-11T11:24:00Z">
        <w:r>
          <w:t xml:space="preserve"> is called </w:t>
        </w:r>
      </w:ins>
      <w:ins w:id="137" w:author="Valentin Dimitrov" w:date="2017-07-11T11:25:00Z">
        <w:r>
          <w:t>–</w:t>
        </w:r>
      </w:ins>
      <w:ins w:id="138" w:author="Valentin Dimitrov" w:date="2017-07-11T11:24:00Z">
        <w:r>
          <w:t xml:space="preserve"> </w:t>
        </w:r>
      </w:ins>
      <w:ins w:id="139" w:author="Valentin Dimitrov" w:date="2017-07-11T11:25:00Z">
        <w:r w:rsidR="0098462D">
          <w:rPr>
            <w:rStyle w:val="CodeChar"/>
            <w:lang w:val="en-AU"/>
          </w:rPr>
          <w:t>w</w:t>
        </w:r>
        <w:r w:rsidRPr="00C90F9D">
          <w:rPr>
            <w:rStyle w:val="CodeChar"/>
            <w:lang w:val="en-AU"/>
          </w:rPr>
          <w:t>aterAffinity</w:t>
        </w:r>
        <w:r>
          <w:rPr>
            <w:rStyle w:val="CodeChar"/>
            <w:lang w:val="en-AU"/>
          </w:rPr>
          <w:t>(int)</w:t>
        </w:r>
        <w:r w:rsidR="00631128">
          <w:rPr>
            <w:rStyle w:val="HeaderChar"/>
            <w:b/>
            <w:lang w:val="en-AU"/>
          </w:rPr>
          <w:t>.</w:t>
        </w:r>
      </w:ins>
    </w:p>
    <w:p w:rsidR="00333C61" w:rsidRDefault="00333C61">
      <w:pPr>
        <w:pStyle w:val="Heading3"/>
        <w:rPr>
          <w:ins w:id="140" w:author="Valentin Dimitrov" w:date="2017-07-11T11:25:00Z"/>
        </w:rPr>
        <w:pPrChange w:id="141" w:author="Valentin Dimitrov" w:date="2017-07-11T11:25:00Z">
          <w:pPr>
            <w:pStyle w:val="Heading2"/>
          </w:pPr>
        </w:pPrChange>
      </w:pPr>
      <w:ins w:id="142" w:author="Valentin Dimitrov" w:date="2017-07-11T11:25:00Z">
        <w:r>
          <w:t>Fire Monument</w:t>
        </w:r>
      </w:ins>
    </w:p>
    <w:p w:rsidR="00F362B5" w:rsidRPr="00631128" w:rsidRDefault="00631128">
      <w:pPr>
        <w:rPr>
          <w:ins w:id="143" w:author="Valentin Dimitrov" w:date="2017-07-11T11:25:00Z"/>
          <w:noProof/>
          <w:lang w:val="en-AU"/>
          <w:rPrChange w:id="144" w:author="Valentin Dimitrov" w:date="2017-07-11T11:25:00Z">
            <w:rPr>
              <w:ins w:id="145" w:author="Valentin Dimitrov" w:date="2017-07-11T11:25:00Z"/>
            </w:rPr>
          </w:rPrChange>
        </w:rPr>
        <w:pPrChange w:id="146" w:author="Valentin Dimitrov" w:date="2017-07-11T11:25:00Z">
          <w:pPr>
            <w:pStyle w:val="Heading2"/>
          </w:pPr>
        </w:pPrChange>
      </w:pPr>
      <w:ins w:id="147" w:author="Valentin Dimitrov" w:date="2017-07-11T11:25:00Z">
        <w:r>
          <w:t xml:space="preserve">Its additional </w:t>
        </w:r>
      </w:ins>
      <w:ins w:id="148" w:author="Valentin Dimitrov" w:date="2017-07-11T13:20:00Z">
        <w:r w:rsidR="0098462D">
          <w:t>field</w:t>
        </w:r>
      </w:ins>
      <w:ins w:id="149" w:author="Valentin Dimitrov" w:date="2017-07-11T11:25:00Z">
        <w:r>
          <w:t xml:space="preserve"> is called – </w:t>
        </w:r>
        <w:r w:rsidR="0098462D">
          <w:rPr>
            <w:rStyle w:val="CodeChar"/>
            <w:lang w:val="en-AU"/>
          </w:rPr>
          <w:t>f</w:t>
        </w:r>
        <w:r>
          <w:rPr>
            <w:rStyle w:val="CodeChar"/>
            <w:lang w:val="en-AU"/>
          </w:rPr>
          <w:t>ire</w:t>
        </w:r>
        <w:r w:rsidRPr="00C90F9D">
          <w:rPr>
            <w:rStyle w:val="CodeChar"/>
            <w:lang w:val="en-AU"/>
          </w:rPr>
          <w:t>Affinity</w:t>
        </w:r>
        <w:r>
          <w:rPr>
            <w:rStyle w:val="CodeChar"/>
            <w:lang w:val="en-AU"/>
          </w:rPr>
          <w:t>(int)</w:t>
        </w:r>
        <w:r>
          <w:rPr>
            <w:rStyle w:val="HeaderChar"/>
            <w:b/>
            <w:lang w:val="en-AU"/>
          </w:rPr>
          <w:t>.</w:t>
        </w:r>
      </w:ins>
    </w:p>
    <w:p w:rsidR="00A3283C" w:rsidRDefault="00333C61">
      <w:pPr>
        <w:pStyle w:val="Heading3"/>
        <w:rPr>
          <w:ins w:id="150" w:author="Valentin Dimitrov" w:date="2017-07-11T11:26:00Z"/>
        </w:rPr>
        <w:pPrChange w:id="151" w:author="Valentin Dimitrov" w:date="2017-07-11T11:25:00Z">
          <w:pPr>
            <w:pStyle w:val="Heading2"/>
          </w:pPr>
        </w:pPrChange>
      </w:pPr>
      <w:ins w:id="152" w:author="Valentin Dimitrov" w:date="2017-07-11T11:25:00Z">
        <w:r>
          <w:t>Earth Monument</w:t>
        </w:r>
      </w:ins>
    </w:p>
    <w:p w:rsidR="00631128" w:rsidRDefault="00631128">
      <w:pPr>
        <w:rPr>
          <w:ins w:id="153" w:author="Valentin Dimitrov" w:date="2017-07-11T11:27:00Z"/>
          <w:rStyle w:val="HeaderChar"/>
          <w:b/>
          <w:lang w:val="en-AU"/>
        </w:rPr>
        <w:pPrChange w:id="154" w:author="Valentin Dimitrov" w:date="2017-07-11T11:26:00Z">
          <w:pPr>
            <w:pStyle w:val="Heading2"/>
          </w:pPr>
        </w:pPrChange>
      </w:pPr>
      <w:ins w:id="155" w:author="Valentin Dimitrov" w:date="2017-07-11T11:26:00Z">
        <w:r>
          <w:t xml:space="preserve">Its additional </w:t>
        </w:r>
      </w:ins>
      <w:ins w:id="156" w:author="Valentin Dimitrov" w:date="2017-07-11T13:20:00Z">
        <w:r w:rsidR="0098462D">
          <w:t>field</w:t>
        </w:r>
      </w:ins>
      <w:ins w:id="157" w:author="Valentin Dimitrov" w:date="2017-07-11T11:26:00Z">
        <w:r>
          <w:t xml:space="preserve"> is called – </w:t>
        </w:r>
        <w:r w:rsidR="0098462D">
          <w:rPr>
            <w:rStyle w:val="CodeChar"/>
            <w:lang w:val="en-AU"/>
          </w:rPr>
          <w:t>e</w:t>
        </w:r>
        <w:r>
          <w:rPr>
            <w:rStyle w:val="CodeChar"/>
            <w:lang w:val="en-AU"/>
          </w:rPr>
          <w:t>arth</w:t>
        </w:r>
        <w:bookmarkStart w:id="158" w:name="OLE_LINK10"/>
        <w:bookmarkStart w:id="159" w:name="OLE_LINK11"/>
        <w:r w:rsidRPr="00C90F9D">
          <w:rPr>
            <w:rStyle w:val="CodeChar"/>
            <w:lang w:val="en-AU"/>
          </w:rPr>
          <w:t>Affinity</w:t>
        </w:r>
        <w:bookmarkEnd w:id="158"/>
        <w:bookmarkEnd w:id="159"/>
        <w:r>
          <w:rPr>
            <w:rStyle w:val="CodeChar"/>
            <w:lang w:val="en-AU"/>
          </w:rPr>
          <w:t>(int)</w:t>
        </w:r>
        <w:r>
          <w:rPr>
            <w:rStyle w:val="HeaderChar"/>
            <w:b/>
            <w:lang w:val="en-AU"/>
          </w:rPr>
          <w:t>.</w:t>
        </w:r>
      </w:ins>
    </w:p>
    <w:p w:rsidR="00C94957" w:rsidRDefault="00C94957">
      <w:pPr>
        <w:pStyle w:val="Heading2"/>
        <w:rPr>
          <w:ins w:id="160" w:author="Valentin Dimitrov" w:date="2017-07-11T11:27:00Z"/>
          <w:noProof/>
          <w:lang w:val="en-AU"/>
        </w:rPr>
      </w:pPr>
      <w:ins w:id="161" w:author="Valentin Dimitrov" w:date="2017-07-11T11:27:00Z">
        <w:r>
          <w:rPr>
            <w:noProof/>
            <w:lang w:val="en-AU"/>
          </w:rPr>
          <w:t>Nations</w:t>
        </w:r>
      </w:ins>
    </w:p>
    <w:p w:rsidR="00194F82" w:rsidRDefault="00C94957">
      <w:pPr>
        <w:rPr>
          <w:ins w:id="162" w:author="Valentin Dimitrov" w:date="2017-07-12T12:55:00Z"/>
          <w:lang w:val="en-AU"/>
        </w:rPr>
        <w:pPrChange w:id="163" w:author="Valentin Dimitrov" w:date="2017-07-11T12:40:00Z">
          <w:pPr>
            <w:pStyle w:val="Heading2"/>
          </w:pPr>
        </w:pPrChange>
      </w:pPr>
      <w:ins w:id="164" w:author="Valentin Dimitrov" w:date="2017-07-11T11:27:00Z">
        <w:r>
          <w:rPr>
            <w:lang w:val="en-AU"/>
          </w:rPr>
          <w:t xml:space="preserve">This class is </w:t>
        </w:r>
        <w:r w:rsidRPr="00BA4F4B">
          <w:rPr>
            <w:b/>
            <w:lang w:val="en-AU"/>
            <w:rPrChange w:id="165" w:author="Valentin Dimitrov" w:date="2017-07-11T11:44:00Z">
              <w:rPr>
                <w:lang w:val="en-AU"/>
              </w:rPr>
            </w:rPrChange>
          </w:rPr>
          <w:t>not</w:t>
        </w:r>
        <w:r>
          <w:rPr>
            <w:lang w:val="en-AU"/>
          </w:rPr>
          <w:t xml:space="preserve"> necessary to implement but overall it will </w:t>
        </w:r>
        <w:r w:rsidRPr="00BA4F4B">
          <w:rPr>
            <w:b/>
            <w:lang w:val="en-AU"/>
            <w:rPrChange w:id="166" w:author="Valentin Dimitrov" w:date="2017-07-11T11:44:00Z">
              <w:rPr>
                <w:lang w:val="en-AU"/>
              </w:rPr>
            </w:rPrChange>
          </w:rPr>
          <w:t>help</w:t>
        </w:r>
        <w:r>
          <w:rPr>
            <w:lang w:val="en-AU"/>
          </w:rPr>
          <w:t xml:space="preserve"> us </w:t>
        </w:r>
      </w:ins>
      <w:ins w:id="167" w:author="Valentin Dimitrov" w:date="2017-07-11T11:28:00Z">
        <w:r>
          <w:rPr>
            <w:lang w:val="en-AU"/>
          </w:rPr>
          <w:t xml:space="preserve">in </w:t>
        </w:r>
      </w:ins>
      <w:ins w:id="168" w:author="Valentin Dimitrov" w:date="2017-07-11T11:27:00Z">
        <w:r w:rsidRPr="00BA4F4B">
          <w:rPr>
            <w:b/>
            <w:lang w:val="en-AU"/>
            <w:rPrChange w:id="169" w:author="Valentin Dimitrov" w:date="2017-07-11T11:44:00Z">
              <w:rPr>
                <w:lang w:val="en-AU"/>
              </w:rPr>
            </w:rPrChange>
          </w:rPr>
          <w:t>design</w:t>
        </w:r>
      </w:ins>
      <w:ins w:id="170" w:author="Valentin Dimitrov" w:date="2017-07-11T11:28:00Z">
        <w:r w:rsidRPr="00BA4F4B">
          <w:rPr>
            <w:b/>
            <w:lang w:val="en-AU"/>
            <w:rPrChange w:id="171" w:author="Valentin Dimitrov" w:date="2017-07-11T11:44:00Z">
              <w:rPr>
                <w:lang w:val="en-AU"/>
              </w:rPr>
            </w:rPrChange>
          </w:rPr>
          <w:t>ing</w:t>
        </w:r>
      </w:ins>
      <w:ins w:id="172" w:author="Valentin Dimitrov" w:date="2017-07-11T11:27:00Z">
        <w:r>
          <w:rPr>
            <w:lang w:val="en-AU"/>
          </w:rPr>
          <w:t xml:space="preserve"> our code </w:t>
        </w:r>
      </w:ins>
      <w:ins w:id="173" w:author="Valentin Dimitrov" w:date="2017-07-11T11:28:00Z">
        <w:r w:rsidR="00D71ADA">
          <w:rPr>
            <w:lang w:val="en-AU"/>
          </w:rPr>
          <w:t xml:space="preserve">better as each nation will be supposed to </w:t>
        </w:r>
        <w:r w:rsidR="00D71ADA" w:rsidRPr="00BA4F4B">
          <w:rPr>
            <w:b/>
            <w:lang w:val="en-AU"/>
            <w:rPrChange w:id="174" w:author="Valentin Dimitrov" w:date="2017-07-11T11:44:00Z">
              <w:rPr>
                <w:lang w:val="en-AU"/>
              </w:rPr>
            </w:rPrChange>
          </w:rPr>
          <w:t>have some actions</w:t>
        </w:r>
      </w:ins>
      <w:ins w:id="175" w:author="Valentin Dimitrov" w:date="2017-07-11T11:44:00Z">
        <w:r w:rsidR="007203C3">
          <w:rPr>
            <w:lang w:val="en-AU"/>
          </w:rPr>
          <w:t>/behaviour</w:t>
        </w:r>
      </w:ins>
      <w:ins w:id="176" w:author="Valentin Dimitrov" w:date="2017-07-11T11:28:00Z">
        <w:r w:rsidR="00D71ADA">
          <w:rPr>
            <w:lang w:val="en-AU"/>
          </w:rPr>
          <w:t xml:space="preserve"> (</w:t>
        </w:r>
      </w:ins>
      <w:ins w:id="177" w:author="Valentin Dimitrov" w:date="2017-07-11T11:29:00Z">
        <w:r w:rsidR="00D71ADA">
          <w:rPr>
            <w:lang w:val="en-AU"/>
          </w:rPr>
          <w:t>methods</w:t>
        </w:r>
      </w:ins>
      <w:ins w:id="178" w:author="Valentin Dimitrov" w:date="2017-07-11T11:28:00Z">
        <w:r w:rsidR="00D71ADA">
          <w:rPr>
            <w:lang w:val="en-AU"/>
          </w:rPr>
          <w:t>)</w:t>
        </w:r>
      </w:ins>
      <w:ins w:id="179" w:author="Valentin Dimitrov" w:date="2017-07-11T11:29:00Z">
        <w:r w:rsidR="00D71ADA">
          <w:rPr>
            <w:lang w:val="en-AU"/>
          </w:rPr>
          <w:t>.</w:t>
        </w:r>
        <w:r w:rsidR="00FD455B">
          <w:rPr>
            <w:lang w:val="en-AU"/>
          </w:rPr>
          <w:t xml:space="preserve"> It is said that a nation is representing a </w:t>
        </w:r>
        <w:r w:rsidR="00FD455B" w:rsidRPr="00BA4F4B">
          <w:rPr>
            <w:b/>
            <w:lang w:val="en-AU"/>
            <w:rPrChange w:id="180" w:author="Valentin Dimitrov" w:date="2017-07-11T11:44:00Z">
              <w:rPr>
                <w:lang w:val="en-AU"/>
              </w:rPr>
            </w:rPrChange>
          </w:rPr>
          <w:t>collection</w:t>
        </w:r>
        <w:r w:rsidR="00FD455B">
          <w:rPr>
            <w:lang w:val="en-AU"/>
          </w:rPr>
          <w:t xml:space="preserve"> of </w:t>
        </w:r>
        <w:r w:rsidR="00FD455B" w:rsidRPr="00BA4F4B">
          <w:rPr>
            <w:b/>
            <w:lang w:val="en-AU"/>
            <w:rPrChange w:id="181" w:author="Valentin Dimitrov" w:date="2017-07-11T11:44:00Z">
              <w:rPr>
                <w:lang w:val="en-AU"/>
              </w:rPr>
            </w:rPrChange>
          </w:rPr>
          <w:t>Benders</w:t>
        </w:r>
        <w:r w:rsidR="00882033">
          <w:rPr>
            <w:lang w:val="en-AU"/>
          </w:rPr>
          <w:t xml:space="preserve"> </w:t>
        </w:r>
      </w:ins>
      <w:ins w:id="182" w:author="Valentin Dimitrov" w:date="2017-07-11T11:51:00Z">
        <w:r w:rsidR="009E02C0">
          <w:rPr>
            <w:lang w:val="en-AU"/>
          </w:rPr>
          <w:t xml:space="preserve">from the same type. </w:t>
        </w:r>
      </w:ins>
    </w:p>
    <w:p w:rsidR="00C94957" w:rsidRDefault="003D00DF">
      <w:pPr>
        <w:ind w:firstLine="284"/>
        <w:rPr>
          <w:ins w:id="183" w:author="Valentin Dimitrov" w:date="2017-07-11T11:29:00Z"/>
          <w:lang w:val="en-AU"/>
        </w:rPr>
        <w:pPrChange w:id="184" w:author="Valentin Dimitrov" w:date="2017-07-12T12:55:00Z">
          <w:pPr>
            <w:pStyle w:val="Heading2"/>
          </w:pPr>
        </w:pPrChange>
      </w:pPr>
      <w:ins w:id="185" w:author="Valentin Dimitrov" w:date="2017-07-11T11:45:00Z">
        <w:r>
          <w:rPr>
            <w:lang w:val="en-AU"/>
          </w:rPr>
          <w:t xml:space="preserve">As </w:t>
        </w:r>
      </w:ins>
      <w:ins w:id="186" w:author="Valentin Dimitrov" w:date="2017-07-11T11:52:00Z">
        <w:r w:rsidR="009E02C0">
          <w:rPr>
            <w:lang w:val="en-AU"/>
          </w:rPr>
          <w:t>each nation’s</w:t>
        </w:r>
      </w:ins>
      <w:ins w:id="187" w:author="Valentin Dimitrov" w:date="2017-07-11T11:45:00Z">
        <w:r>
          <w:rPr>
            <w:lang w:val="en-AU"/>
          </w:rPr>
          <w:t xml:space="preserve"> collection of Benders</w:t>
        </w:r>
      </w:ins>
      <w:ins w:id="188" w:author="Valentin Dimitrov" w:date="2017-07-11T11:53:00Z">
        <w:r w:rsidR="009E02C0">
          <w:rPr>
            <w:lang w:val="en-AU"/>
          </w:rPr>
          <w:t xml:space="preserve"> will </w:t>
        </w:r>
      </w:ins>
      <w:ins w:id="189" w:author="Valentin Dimitrov" w:date="2017-07-12T12:54:00Z">
        <w:r w:rsidR="00714B2A">
          <w:rPr>
            <w:lang w:val="en-AU"/>
          </w:rPr>
          <w:t>be of</w:t>
        </w:r>
      </w:ins>
      <w:ins w:id="190" w:author="Valentin Dimitrov" w:date="2017-07-11T11:54:00Z">
        <w:r w:rsidR="009E02C0">
          <w:rPr>
            <w:lang w:val="en-AU"/>
          </w:rPr>
          <w:t xml:space="preserve"> </w:t>
        </w:r>
      </w:ins>
      <w:ins w:id="191" w:author="Valentin Dimitrov" w:date="2017-07-11T11:53:00Z">
        <w:r w:rsidR="009E02C0">
          <w:rPr>
            <w:lang w:val="en-AU"/>
          </w:rPr>
          <w:t>different type</w:t>
        </w:r>
      </w:ins>
      <w:ins w:id="192" w:author="Valentin Dimitrov" w:date="2017-07-11T11:45:00Z">
        <w:r>
          <w:rPr>
            <w:lang w:val="en-AU"/>
          </w:rPr>
          <w:t xml:space="preserve"> </w:t>
        </w:r>
      </w:ins>
      <w:ins w:id="193" w:author="Valentin Dimitrov" w:date="2017-07-11T11:46:00Z">
        <w:r>
          <w:rPr>
            <w:lang w:val="en-AU"/>
          </w:rPr>
          <w:t xml:space="preserve">it </w:t>
        </w:r>
      </w:ins>
      <w:ins w:id="194" w:author="Valentin Dimitrov" w:date="2017-07-11T11:52:00Z">
        <w:r w:rsidR="009E02C0">
          <w:rPr>
            <w:lang w:val="en-AU"/>
          </w:rPr>
          <w:t xml:space="preserve">is </w:t>
        </w:r>
      </w:ins>
      <w:ins w:id="195" w:author="Valentin Dimitrov" w:date="2017-07-11T11:46:00Z">
        <w:r>
          <w:rPr>
            <w:lang w:val="en-AU"/>
          </w:rPr>
          <w:t xml:space="preserve">convenient to </w:t>
        </w:r>
      </w:ins>
      <w:ins w:id="196" w:author="Valentin Dimitrov" w:date="2017-07-11T11:45:00Z">
        <w:r>
          <w:rPr>
            <w:lang w:val="en-AU"/>
          </w:rPr>
          <w:t xml:space="preserve">store </w:t>
        </w:r>
        <w:r w:rsidR="009E02C0">
          <w:rPr>
            <w:lang w:val="en-AU"/>
          </w:rPr>
          <w:t>the units in their</w:t>
        </w:r>
      </w:ins>
      <w:ins w:id="197" w:author="Valentin Dimitrov" w:date="2017-07-11T11:46:00Z">
        <w:r>
          <w:rPr>
            <w:lang w:val="en-AU"/>
          </w:rPr>
          <w:t xml:space="preserve"> common</w:t>
        </w:r>
      </w:ins>
      <w:ins w:id="198" w:author="Valentin Dimitrov" w:date="2017-07-11T11:45:00Z">
        <w:r>
          <w:rPr>
            <w:lang w:val="en-AU"/>
          </w:rPr>
          <w:t xml:space="preserve"> abstract class</w:t>
        </w:r>
      </w:ins>
      <w:ins w:id="199" w:author="Valentin Dimitrov" w:date="2017-07-11T11:46:00Z">
        <w:r>
          <w:rPr>
            <w:lang w:val="en-AU"/>
          </w:rPr>
          <w:t xml:space="preserve"> </w:t>
        </w:r>
        <w:r w:rsidRPr="003D00DF">
          <w:rPr>
            <w:b/>
            <w:lang w:val="en-AU"/>
            <w:rPrChange w:id="200" w:author="Valentin Dimitrov" w:date="2017-07-11T11:46:00Z">
              <w:rPr>
                <w:lang w:val="en-AU"/>
              </w:rPr>
            </w:rPrChange>
          </w:rPr>
          <w:t>Bender</w:t>
        </w:r>
      </w:ins>
      <w:ins w:id="201" w:author="Valentin Dimitrov" w:date="2017-07-11T11:53:00Z">
        <w:r w:rsidR="009E02C0">
          <w:rPr>
            <w:b/>
            <w:lang w:val="en-AU"/>
          </w:rPr>
          <w:t xml:space="preserve"> </w:t>
        </w:r>
        <w:r w:rsidR="009E02C0">
          <w:rPr>
            <w:lang w:val="en-AU"/>
          </w:rPr>
          <w:t>so that each nation can store their specific type of Benders there</w:t>
        </w:r>
      </w:ins>
      <w:ins w:id="202" w:author="Valentin Dimitrov" w:date="2017-07-12T12:54:00Z">
        <w:r w:rsidR="00714B2A">
          <w:rPr>
            <w:lang w:val="en-AU"/>
          </w:rPr>
          <w:t xml:space="preserve"> without any changes required</w:t>
        </w:r>
      </w:ins>
      <w:ins w:id="203" w:author="Valentin Dimitrov" w:date="2017-07-11T11:53:00Z">
        <w:r w:rsidR="009E02C0">
          <w:rPr>
            <w:lang w:val="en-AU"/>
          </w:rPr>
          <w:t>.</w:t>
        </w:r>
      </w:ins>
      <w:ins w:id="204" w:author="Valentin Dimitrov" w:date="2017-07-11T12:39:00Z">
        <w:r w:rsidR="00F67221">
          <w:rPr>
            <w:lang w:val="en-AU"/>
          </w:rPr>
          <w:t xml:space="preserve"> We are still not sure exactly how we are going to add </w:t>
        </w:r>
      </w:ins>
      <w:ins w:id="205" w:author="Valentin Dimitrov" w:date="2017-07-11T12:40:00Z">
        <w:r w:rsidR="00F67221">
          <w:rPr>
            <w:lang w:val="en-AU"/>
          </w:rPr>
          <w:t>Benders to the collection so we’ll initialize just a</w:t>
        </w:r>
      </w:ins>
      <w:ins w:id="206" w:author="Valentin Dimitrov" w:date="2017-07-12T12:54:00Z">
        <w:r w:rsidR="00F20D8B">
          <w:rPr>
            <w:lang w:val="en-AU"/>
          </w:rPr>
          <w:t>n</w:t>
        </w:r>
      </w:ins>
      <w:ins w:id="207" w:author="Valentin Dimitrov" w:date="2017-07-11T12:40:00Z">
        <w:r w:rsidR="00F67221">
          <w:rPr>
            <w:lang w:val="en-AU"/>
          </w:rPr>
          <w:t xml:space="preserve"> empty </w:t>
        </w:r>
      </w:ins>
      <w:ins w:id="208" w:author="Valentin Dimitrov" w:date="2017-07-12T12:54:00Z">
        <w:r w:rsidR="00080266">
          <w:rPr>
            <w:lang w:val="en-AU"/>
          </w:rPr>
          <w:t>l</w:t>
        </w:r>
      </w:ins>
      <w:ins w:id="209" w:author="Valentin Dimitrov" w:date="2017-07-11T12:40:00Z">
        <w:r w:rsidR="00F67221">
          <w:rPr>
            <w:lang w:val="en-AU"/>
          </w:rPr>
          <w:t>ist</w:t>
        </w:r>
      </w:ins>
      <w:ins w:id="210" w:author="Valentin Dimitrov" w:date="2017-07-12T12:54:00Z">
        <w:r w:rsidR="00080266">
          <w:rPr>
            <w:lang w:val="en-AU"/>
          </w:rPr>
          <w:t xml:space="preserve"> in the constructor without passing it from the outside of the class</w:t>
        </w:r>
      </w:ins>
      <w:ins w:id="211" w:author="Valentin Dimitrov" w:date="2017-07-11T12:40:00Z">
        <w:r w:rsidR="00F67221">
          <w:rPr>
            <w:lang w:val="en-AU"/>
          </w:rPr>
          <w:t>.</w:t>
        </w:r>
      </w:ins>
    </w:p>
    <w:p w:rsidR="00882033" w:rsidDel="005E6816" w:rsidRDefault="005E6816" w:rsidP="00CA013A">
      <w:pPr>
        <w:pStyle w:val="Heading2"/>
        <w:rPr>
          <w:del w:id="212" w:author="Valentin Dimitrov" w:date="2017-07-11T12:38:00Z"/>
          <w:lang w:val="en-AU"/>
        </w:rPr>
      </w:pPr>
      <w:ins w:id="213" w:author="Valentin Dimitrov" w:date="2017-07-11T12:38:00Z">
        <w:r>
          <w:rPr>
            <w:noProof/>
          </w:rPr>
          <w:drawing>
            <wp:inline distT="0" distB="0" distL="0" distR="0" wp14:anchorId="4390315A" wp14:editId="785C9F68">
              <wp:extent cx="3336877" cy="1505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6523" cy="1509529"/>
                      </a:xfrm>
                      <a:prstGeom prst="rect">
                        <a:avLst/>
                      </a:prstGeom>
                    </pic:spPr>
                  </pic:pic>
                </a:graphicData>
              </a:graphic>
            </wp:inline>
          </w:drawing>
        </w:r>
      </w:ins>
    </w:p>
    <w:p w:rsidR="005E6816" w:rsidRPr="005E6816" w:rsidRDefault="005E6816">
      <w:pPr>
        <w:rPr>
          <w:ins w:id="214" w:author="Valentin Dimitrov" w:date="2017-07-11T12:39:00Z"/>
          <w:lang w:val="en-AU"/>
          <w:rPrChange w:id="215" w:author="Valentin Dimitrov" w:date="2017-07-11T12:39:00Z">
            <w:rPr>
              <w:ins w:id="216" w:author="Valentin Dimitrov" w:date="2017-07-11T12:39:00Z"/>
            </w:rPr>
          </w:rPrChange>
        </w:rPr>
        <w:pPrChange w:id="217" w:author="Valentin Dimitrov" w:date="2017-07-11T12:39:00Z">
          <w:pPr>
            <w:pStyle w:val="Heading2"/>
          </w:pPr>
        </w:pPrChange>
      </w:pPr>
    </w:p>
    <w:p w:rsidR="00CA013A" w:rsidRDefault="00CA013A" w:rsidP="00CA013A">
      <w:pPr>
        <w:pStyle w:val="Heading2"/>
        <w:rPr>
          <w:ins w:id="218" w:author="Valentin Dimitrov" w:date="2017-07-11T11:35:00Z"/>
        </w:rPr>
      </w:pPr>
      <w:r>
        <w:t>Class Hierarchy Overview</w:t>
      </w:r>
    </w:p>
    <w:p w:rsidR="007D65B1" w:rsidRDefault="007D65B1">
      <w:pPr>
        <w:rPr>
          <w:ins w:id="219" w:author="Valentin Dimitrov" w:date="2017-07-11T11:35:00Z"/>
        </w:rPr>
        <w:pPrChange w:id="220" w:author="Valentin Dimitrov" w:date="2017-07-11T11:35:00Z">
          <w:pPr>
            <w:pStyle w:val="Heading2"/>
          </w:pPr>
        </w:pPrChange>
      </w:pPr>
      <w:ins w:id="221" w:author="Valentin Dimitrov" w:date="2017-07-11T11:35:00Z">
        <w:r>
          <w:t>So far you should have created</w:t>
        </w:r>
      </w:ins>
      <w:ins w:id="222" w:author="Valentin Dimitrov" w:date="2017-07-11T11:36:00Z">
        <w:r>
          <w:t xml:space="preserve"> all of</w:t>
        </w:r>
      </w:ins>
      <w:ins w:id="223" w:author="Valentin Dimitrov" w:date="2017-07-11T11:35:00Z">
        <w:r>
          <w:t xml:space="preserve"> the following classes:</w:t>
        </w:r>
      </w:ins>
    </w:p>
    <w:p w:rsidR="007D65B1" w:rsidRPr="0050438B" w:rsidRDefault="00A77F10">
      <w:pPr>
        <w:pPrChange w:id="224" w:author="Valentin Dimitrov" w:date="2017-07-11T11:35:00Z">
          <w:pPr>
            <w:pStyle w:val="Heading2"/>
          </w:pPr>
        </w:pPrChange>
      </w:pPr>
      <w:ins w:id="225" w:author="Valentin Dimitrov" w:date="2017-07-12T12:56:00Z">
        <w:r>
          <w:rPr>
            <w:noProof/>
          </w:rPr>
          <w:drawing>
            <wp:inline distT="0" distB="0" distL="0" distR="0" wp14:anchorId="5955C867" wp14:editId="7BF58C0C">
              <wp:extent cx="1838325" cy="23907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2390775"/>
                      </a:xfrm>
                      <a:prstGeom prst="rect">
                        <a:avLst/>
                      </a:prstGeom>
                    </pic:spPr>
                  </pic:pic>
                </a:graphicData>
              </a:graphic>
            </wp:inline>
          </w:drawing>
        </w:r>
      </w:ins>
    </w:p>
    <w:p w:rsidR="00546BB8" w:rsidDel="007203C3" w:rsidRDefault="00546BB8" w:rsidP="00546BB8">
      <w:pPr>
        <w:rPr>
          <w:del w:id="226" w:author="Valentin Dimitrov" w:date="2017-07-11T11:36:00Z"/>
        </w:rPr>
      </w:pPr>
      <w:del w:id="227" w:author="Valentin Dimitrov" w:date="2017-07-11T11:36:00Z">
        <w:r w:rsidDel="007203C3">
          <w:lastRenderedPageBreak/>
          <w:delText xml:space="preserve">Write a JS function that finds the </w:delText>
        </w:r>
        <w:r w:rsidRPr="00CF40C3" w:rsidDel="007203C3">
          <w:rPr>
            <w:b/>
          </w:rPr>
          <w:delText>biggest of 3 numbers</w:delText>
        </w:r>
        <w:r w:rsidDel="007203C3">
          <w:delText>.</w:delText>
        </w:r>
      </w:del>
    </w:p>
    <w:p w:rsidR="00546BB8" w:rsidDel="007203C3" w:rsidRDefault="00546BB8" w:rsidP="00546BB8">
      <w:pPr>
        <w:rPr>
          <w:del w:id="228" w:author="Valentin Dimitrov" w:date="2017-07-11T11:36:00Z"/>
        </w:rPr>
      </w:pPr>
      <w:del w:id="229" w:author="Valentin Dimitrov" w:date="2017-07-11T11:36:00Z">
        <w:r w:rsidDel="007203C3">
          <w:delText xml:space="preserve">The </w:delText>
        </w:r>
        <w:r w:rsidRPr="00BA1772" w:rsidDel="007203C3">
          <w:rPr>
            <w:b/>
          </w:rPr>
          <w:delText>input</w:delText>
        </w:r>
        <w:r w:rsidDel="007203C3">
          <w:delText xml:space="preserve"> comes as array of strings, where each element holds a number.</w:delText>
        </w:r>
      </w:del>
    </w:p>
    <w:p w:rsidR="00546BB8" w:rsidDel="007203C3" w:rsidRDefault="00546BB8" w:rsidP="00546BB8">
      <w:pPr>
        <w:rPr>
          <w:del w:id="230" w:author="Valentin Dimitrov" w:date="2017-07-11T11:36:00Z"/>
        </w:rPr>
      </w:pPr>
      <w:del w:id="231" w:author="Valentin Dimitrov" w:date="2017-07-11T11:36:00Z">
        <w:r w:rsidDel="007203C3">
          <w:delText xml:space="preserve">The </w:delText>
        </w:r>
        <w:r w:rsidRPr="00BA1772" w:rsidDel="007203C3">
          <w:rPr>
            <w:b/>
          </w:rPr>
          <w:delText>output</w:delText>
        </w:r>
        <w:r w:rsidDel="007203C3">
          <w:delText xml:space="preserve"> is the biggest from the input numbers.</w:delText>
        </w:r>
      </w:del>
    </w:p>
    <w:p w:rsidR="00546BB8" w:rsidDel="007203C3" w:rsidRDefault="00546BB8" w:rsidP="00546BB8">
      <w:pPr>
        <w:pStyle w:val="Heading3"/>
        <w:rPr>
          <w:del w:id="232" w:author="Valentin Dimitrov" w:date="2017-07-11T11:36:00Z"/>
        </w:rPr>
      </w:pPr>
      <w:del w:id="233" w:author="Valentin Dimitrov" w:date="2017-07-11T11:36:00Z">
        <w:r w:rsidDel="007203C3">
          <w:delText>Examples</w:delText>
        </w:r>
      </w:del>
    </w:p>
    <w:tbl>
      <w:tblPr>
        <w:tblStyle w:val="TableGrid"/>
        <w:tblW w:w="10027" w:type="dxa"/>
        <w:tblInd w:w="37" w:type="dxa"/>
        <w:tblLayout w:type="fixed"/>
        <w:tblCellMar>
          <w:top w:w="57" w:type="dxa"/>
          <w:left w:w="85" w:type="dxa"/>
          <w:bottom w:w="57" w:type="dxa"/>
          <w:right w:w="85" w:type="dxa"/>
        </w:tblCellMar>
        <w:tblLook w:val="04A0" w:firstRow="1" w:lastRow="0" w:firstColumn="1" w:lastColumn="0" w:noHBand="0" w:noVBand="1"/>
      </w:tblPr>
      <w:tblGrid>
        <w:gridCol w:w="831"/>
        <w:gridCol w:w="936"/>
        <w:gridCol w:w="360"/>
        <w:gridCol w:w="769"/>
        <w:gridCol w:w="936"/>
        <w:gridCol w:w="360"/>
        <w:gridCol w:w="769"/>
        <w:gridCol w:w="936"/>
        <w:gridCol w:w="360"/>
        <w:gridCol w:w="769"/>
        <w:gridCol w:w="936"/>
        <w:gridCol w:w="360"/>
        <w:gridCol w:w="769"/>
        <w:gridCol w:w="936"/>
      </w:tblGrid>
      <w:tr w:rsidR="00546BB8" w:rsidRPr="00603773" w:rsidDel="007203C3" w:rsidTr="00911C8B">
        <w:trPr>
          <w:del w:id="234" w:author="Valentin Dimitrov" w:date="2017-07-11T11:36:00Z"/>
        </w:trPr>
        <w:tc>
          <w:tcPr>
            <w:tcW w:w="831" w:type="dxa"/>
            <w:shd w:val="clear" w:color="auto" w:fill="D9D9D9" w:themeFill="background1" w:themeFillShade="D9"/>
          </w:tcPr>
          <w:p w:rsidR="00546BB8" w:rsidRPr="00603773" w:rsidDel="007203C3" w:rsidRDefault="00546BB8" w:rsidP="00CA013A">
            <w:pPr>
              <w:spacing w:before="0" w:after="0"/>
              <w:jc w:val="center"/>
              <w:rPr>
                <w:del w:id="235" w:author="Valentin Dimitrov" w:date="2017-07-11T11:36:00Z"/>
                <w:b/>
              </w:rPr>
            </w:pPr>
            <w:del w:id="236" w:author="Valentin Dimitrov" w:date="2017-07-11T11:36:00Z">
              <w:r w:rsidRPr="00603773" w:rsidDel="007203C3">
                <w:rPr>
                  <w:b/>
                </w:rPr>
                <w:delText>Input</w:delText>
              </w:r>
            </w:del>
          </w:p>
        </w:tc>
        <w:tc>
          <w:tcPr>
            <w:tcW w:w="936" w:type="dxa"/>
            <w:shd w:val="clear" w:color="auto" w:fill="D9D9D9" w:themeFill="background1" w:themeFillShade="D9"/>
          </w:tcPr>
          <w:p w:rsidR="00546BB8" w:rsidRPr="00603773" w:rsidDel="007203C3" w:rsidRDefault="00546BB8" w:rsidP="00CA013A">
            <w:pPr>
              <w:spacing w:before="0" w:after="0"/>
              <w:jc w:val="center"/>
              <w:rPr>
                <w:del w:id="237" w:author="Valentin Dimitrov" w:date="2017-07-11T11:36:00Z"/>
                <w:b/>
              </w:rPr>
            </w:pPr>
            <w:del w:id="238" w:author="Valentin Dimitrov" w:date="2017-07-11T11:36:00Z">
              <w:r w:rsidRPr="00603773" w:rsidDel="007203C3">
                <w:rPr>
                  <w:b/>
                </w:rPr>
                <w:delText>Output</w:delText>
              </w:r>
            </w:del>
          </w:p>
        </w:tc>
        <w:tc>
          <w:tcPr>
            <w:tcW w:w="360" w:type="dxa"/>
            <w:tcBorders>
              <w:top w:val="nil"/>
              <w:bottom w:val="nil"/>
            </w:tcBorders>
            <w:shd w:val="clear" w:color="auto" w:fill="auto"/>
          </w:tcPr>
          <w:p w:rsidR="00546BB8" w:rsidRPr="00603773" w:rsidDel="007203C3" w:rsidRDefault="00546BB8" w:rsidP="00CA013A">
            <w:pPr>
              <w:spacing w:before="0" w:after="0"/>
              <w:jc w:val="center"/>
              <w:rPr>
                <w:del w:id="239" w:author="Valentin Dimitrov" w:date="2017-07-11T11:36:00Z"/>
                <w:b/>
              </w:rPr>
            </w:pPr>
          </w:p>
        </w:tc>
        <w:tc>
          <w:tcPr>
            <w:tcW w:w="769" w:type="dxa"/>
            <w:shd w:val="clear" w:color="auto" w:fill="D9D9D9" w:themeFill="background1" w:themeFillShade="D9"/>
          </w:tcPr>
          <w:p w:rsidR="00546BB8" w:rsidRPr="00603773" w:rsidDel="007203C3" w:rsidRDefault="00546BB8" w:rsidP="00CA013A">
            <w:pPr>
              <w:spacing w:before="0" w:after="0"/>
              <w:jc w:val="center"/>
              <w:rPr>
                <w:del w:id="240" w:author="Valentin Dimitrov" w:date="2017-07-11T11:36:00Z"/>
                <w:b/>
              </w:rPr>
            </w:pPr>
            <w:del w:id="241" w:author="Valentin Dimitrov" w:date="2017-07-11T11:36:00Z">
              <w:r w:rsidRPr="00603773" w:rsidDel="007203C3">
                <w:rPr>
                  <w:b/>
                </w:rPr>
                <w:delText>Input</w:delText>
              </w:r>
            </w:del>
          </w:p>
        </w:tc>
        <w:tc>
          <w:tcPr>
            <w:tcW w:w="936" w:type="dxa"/>
            <w:shd w:val="clear" w:color="auto" w:fill="D9D9D9" w:themeFill="background1" w:themeFillShade="D9"/>
          </w:tcPr>
          <w:p w:rsidR="00546BB8" w:rsidRPr="00603773" w:rsidDel="007203C3" w:rsidRDefault="00546BB8" w:rsidP="00CA013A">
            <w:pPr>
              <w:spacing w:before="0" w:after="0"/>
              <w:jc w:val="center"/>
              <w:rPr>
                <w:del w:id="242" w:author="Valentin Dimitrov" w:date="2017-07-11T11:36:00Z"/>
                <w:b/>
              </w:rPr>
            </w:pPr>
            <w:del w:id="243" w:author="Valentin Dimitrov" w:date="2017-07-11T11:36:00Z">
              <w:r w:rsidRPr="00603773" w:rsidDel="007203C3">
                <w:rPr>
                  <w:b/>
                </w:rPr>
                <w:delText>Output</w:delText>
              </w:r>
            </w:del>
          </w:p>
        </w:tc>
        <w:tc>
          <w:tcPr>
            <w:tcW w:w="360" w:type="dxa"/>
            <w:vMerge w:val="restart"/>
            <w:tcBorders>
              <w:top w:val="nil"/>
              <w:bottom w:val="nil"/>
            </w:tcBorders>
            <w:shd w:val="clear" w:color="auto" w:fill="auto"/>
          </w:tcPr>
          <w:p w:rsidR="00546BB8" w:rsidRPr="00603773" w:rsidDel="007203C3" w:rsidRDefault="00546BB8" w:rsidP="00CA013A">
            <w:pPr>
              <w:spacing w:before="0" w:after="0"/>
              <w:jc w:val="center"/>
              <w:rPr>
                <w:del w:id="244" w:author="Valentin Dimitrov" w:date="2017-07-11T11:36:00Z"/>
                <w:b/>
              </w:rPr>
            </w:pPr>
          </w:p>
        </w:tc>
        <w:tc>
          <w:tcPr>
            <w:tcW w:w="769" w:type="dxa"/>
            <w:shd w:val="clear" w:color="auto" w:fill="D9D9D9" w:themeFill="background1" w:themeFillShade="D9"/>
          </w:tcPr>
          <w:p w:rsidR="00546BB8" w:rsidRPr="00603773" w:rsidDel="007203C3" w:rsidRDefault="00546BB8" w:rsidP="00CA013A">
            <w:pPr>
              <w:spacing w:before="0" w:after="0"/>
              <w:jc w:val="center"/>
              <w:rPr>
                <w:del w:id="245" w:author="Valentin Dimitrov" w:date="2017-07-11T11:36:00Z"/>
                <w:b/>
              </w:rPr>
            </w:pPr>
            <w:del w:id="246" w:author="Valentin Dimitrov" w:date="2017-07-11T11:36:00Z">
              <w:r w:rsidRPr="00603773" w:rsidDel="007203C3">
                <w:rPr>
                  <w:b/>
                </w:rPr>
                <w:delText>Input</w:delText>
              </w:r>
            </w:del>
          </w:p>
        </w:tc>
        <w:tc>
          <w:tcPr>
            <w:tcW w:w="936" w:type="dxa"/>
            <w:shd w:val="clear" w:color="auto" w:fill="D9D9D9" w:themeFill="background1" w:themeFillShade="D9"/>
          </w:tcPr>
          <w:p w:rsidR="00546BB8" w:rsidRPr="00603773" w:rsidDel="007203C3" w:rsidRDefault="00546BB8" w:rsidP="00CA013A">
            <w:pPr>
              <w:spacing w:before="0" w:after="0"/>
              <w:jc w:val="center"/>
              <w:rPr>
                <w:del w:id="247" w:author="Valentin Dimitrov" w:date="2017-07-11T11:36:00Z"/>
                <w:b/>
              </w:rPr>
            </w:pPr>
            <w:del w:id="248" w:author="Valentin Dimitrov" w:date="2017-07-11T11:36:00Z">
              <w:r w:rsidRPr="00603773" w:rsidDel="007203C3">
                <w:rPr>
                  <w:b/>
                </w:rPr>
                <w:delText>Output</w:delText>
              </w:r>
            </w:del>
          </w:p>
        </w:tc>
        <w:tc>
          <w:tcPr>
            <w:tcW w:w="360" w:type="dxa"/>
            <w:vMerge w:val="restart"/>
            <w:tcBorders>
              <w:top w:val="nil"/>
              <w:bottom w:val="nil"/>
            </w:tcBorders>
            <w:shd w:val="clear" w:color="auto" w:fill="auto"/>
          </w:tcPr>
          <w:p w:rsidR="00546BB8" w:rsidRPr="00603773" w:rsidDel="007203C3" w:rsidRDefault="00546BB8" w:rsidP="00CA013A">
            <w:pPr>
              <w:spacing w:before="0" w:after="0"/>
              <w:jc w:val="center"/>
              <w:rPr>
                <w:del w:id="249" w:author="Valentin Dimitrov" w:date="2017-07-11T11:36:00Z"/>
                <w:b/>
              </w:rPr>
            </w:pPr>
          </w:p>
        </w:tc>
        <w:tc>
          <w:tcPr>
            <w:tcW w:w="769" w:type="dxa"/>
            <w:shd w:val="clear" w:color="auto" w:fill="D9D9D9" w:themeFill="background1" w:themeFillShade="D9"/>
          </w:tcPr>
          <w:p w:rsidR="00546BB8" w:rsidRPr="00603773" w:rsidDel="007203C3" w:rsidRDefault="00546BB8" w:rsidP="00CA013A">
            <w:pPr>
              <w:spacing w:before="0" w:after="0"/>
              <w:jc w:val="center"/>
              <w:rPr>
                <w:del w:id="250" w:author="Valentin Dimitrov" w:date="2017-07-11T11:36:00Z"/>
                <w:b/>
              </w:rPr>
            </w:pPr>
            <w:del w:id="251" w:author="Valentin Dimitrov" w:date="2017-07-11T11:36:00Z">
              <w:r w:rsidRPr="00603773" w:rsidDel="007203C3">
                <w:rPr>
                  <w:b/>
                </w:rPr>
                <w:delText>Input</w:delText>
              </w:r>
            </w:del>
          </w:p>
        </w:tc>
        <w:tc>
          <w:tcPr>
            <w:tcW w:w="936" w:type="dxa"/>
            <w:shd w:val="clear" w:color="auto" w:fill="D9D9D9" w:themeFill="background1" w:themeFillShade="D9"/>
          </w:tcPr>
          <w:p w:rsidR="00546BB8" w:rsidRPr="00603773" w:rsidDel="007203C3" w:rsidRDefault="00546BB8" w:rsidP="00CA013A">
            <w:pPr>
              <w:spacing w:before="0" w:after="0"/>
              <w:jc w:val="center"/>
              <w:rPr>
                <w:del w:id="252" w:author="Valentin Dimitrov" w:date="2017-07-11T11:36:00Z"/>
                <w:b/>
              </w:rPr>
            </w:pPr>
            <w:del w:id="253" w:author="Valentin Dimitrov" w:date="2017-07-11T11:36:00Z">
              <w:r w:rsidRPr="00603773" w:rsidDel="007203C3">
                <w:rPr>
                  <w:b/>
                </w:rPr>
                <w:delText>Output</w:delText>
              </w:r>
            </w:del>
          </w:p>
        </w:tc>
        <w:tc>
          <w:tcPr>
            <w:tcW w:w="360" w:type="dxa"/>
            <w:vMerge w:val="restart"/>
            <w:tcBorders>
              <w:top w:val="nil"/>
              <w:bottom w:val="nil"/>
            </w:tcBorders>
            <w:shd w:val="clear" w:color="auto" w:fill="auto"/>
          </w:tcPr>
          <w:p w:rsidR="00546BB8" w:rsidRPr="00603773" w:rsidDel="007203C3" w:rsidRDefault="00546BB8" w:rsidP="00CA013A">
            <w:pPr>
              <w:spacing w:before="0" w:after="0"/>
              <w:jc w:val="center"/>
              <w:rPr>
                <w:del w:id="254" w:author="Valentin Dimitrov" w:date="2017-07-11T11:36:00Z"/>
                <w:b/>
              </w:rPr>
            </w:pPr>
          </w:p>
        </w:tc>
        <w:tc>
          <w:tcPr>
            <w:tcW w:w="769" w:type="dxa"/>
            <w:shd w:val="clear" w:color="auto" w:fill="D9D9D9" w:themeFill="background1" w:themeFillShade="D9"/>
          </w:tcPr>
          <w:p w:rsidR="00546BB8" w:rsidRPr="00603773" w:rsidDel="007203C3" w:rsidRDefault="00546BB8" w:rsidP="00CA013A">
            <w:pPr>
              <w:spacing w:before="0" w:after="0"/>
              <w:jc w:val="center"/>
              <w:rPr>
                <w:del w:id="255" w:author="Valentin Dimitrov" w:date="2017-07-11T11:36:00Z"/>
                <w:b/>
              </w:rPr>
            </w:pPr>
            <w:del w:id="256" w:author="Valentin Dimitrov" w:date="2017-07-11T11:36:00Z">
              <w:r w:rsidRPr="00603773" w:rsidDel="007203C3">
                <w:rPr>
                  <w:b/>
                </w:rPr>
                <w:delText>Input</w:delText>
              </w:r>
            </w:del>
          </w:p>
        </w:tc>
        <w:tc>
          <w:tcPr>
            <w:tcW w:w="936" w:type="dxa"/>
            <w:shd w:val="clear" w:color="auto" w:fill="D9D9D9" w:themeFill="background1" w:themeFillShade="D9"/>
          </w:tcPr>
          <w:p w:rsidR="00546BB8" w:rsidRPr="00603773" w:rsidDel="007203C3" w:rsidRDefault="00546BB8" w:rsidP="00CA013A">
            <w:pPr>
              <w:spacing w:before="0" w:after="0"/>
              <w:jc w:val="center"/>
              <w:rPr>
                <w:del w:id="257" w:author="Valentin Dimitrov" w:date="2017-07-11T11:36:00Z"/>
                <w:b/>
              </w:rPr>
            </w:pPr>
            <w:del w:id="258" w:author="Valentin Dimitrov" w:date="2017-07-11T11:36:00Z">
              <w:r w:rsidRPr="00603773" w:rsidDel="007203C3">
                <w:rPr>
                  <w:b/>
                </w:rPr>
                <w:delText>Output</w:delText>
              </w:r>
            </w:del>
          </w:p>
        </w:tc>
      </w:tr>
      <w:tr w:rsidR="00546BB8" w:rsidRPr="0095466F" w:rsidDel="007203C3" w:rsidTr="00911C8B">
        <w:trPr>
          <w:del w:id="259" w:author="Valentin Dimitrov" w:date="2017-07-11T11:36:00Z"/>
        </w:trPr>
        <w:tc>
          <w:tcPr>
            <w:tcW w:w="831" w:type="dxa"/>
          </w:tcPr>
          <w:p w:rsidR="00546BB8" w:rsidDel="007203C3" w:rsidRDefault="00546BB8" w:rsidP="00CA013A">
            <w:pPr>
              <w:spacing w:before="0" w:after="0"/>
              <w:rPr>
                <w:del w:id="260" w:author="Valentin Dimitrov" w:date="2017-07-11T11:36:00Z"/>
                <w:rFonts w:ascii="Consolas" w:hAnsi="Consolas"/>
                <w:noProof/>
              </w:rPr>
            </w:pPr>
            <w:del w:id="261" w:author="Valentin Dimitrov" w:date="2017-07-11T11:36:00Z">
              <w:r w:rsidDel="007203C3">
                <w:rPr>
                  <w:rFonts w:ascii="Consolas" w:hAnsi="Consolas"/>
                  <w:noProof/>
                </w:rPr>
                <w:delText>5</w:delText>
              </w:r>
            </w:del>
          </w:p>
          <w:p w:rsidR="00546BB8" w:rsidDel="007203C3" w:rsidRDefault="00546BB8" w:rsidP="00CA013A">
            <w:pPr>
              <w:spacing w:before="0" w:after="0"/>
              <w:rPr>
                <w:del w:id="262" w:author="Valentin Dimitrov" w:date="2017-07-11T11:36:00Z"/>
                <w:rFonts w:ascii="Consolas" w:hAnsi="Consolas"/>
                <w:noProof/>
              </w:rPr>
            </w:pPr>
            <w:del w:id="263" w:author="Valentin Dimitrov" w:date="2017-07-11T11:36:00Z">
              <w:r w:rsidDel="007203C3">
                <w:rPr>
                  <w:rFonts w:ascii="Consolas" w:hAnsi="Consolas"/>
                  <w:noProof/>
                </w:rPr>
                <w:delText>-2</w:delText>
              </w:r>
            </w:del>
          </w:p>
          <w:p w:rsidR="00546BB8" w:rsidRPr="0095466F" w:rsidDel="007203C3" w:rsidRDefault="00546BB8" w:rsidP="00CA013A">
            <w:pPr>
              <w:spacing w:before="0" w:after="0"/>
              <w:rPr>
                <w:del w:id="264" w:author="Valentin Dimitrov" w:date="2017-07-11T11:36:00Z"/>
                <w:rFonts w:ascii="Consolas" w:hAnsi="Consolas"/>
                <w:noProof/>
              </w:rPr>
            </w:pPr>
            <w:del w:id="265" w:author="Valentin Dimitrov" w:date="2017-07-11T11:36:00Z">
              <w:r w:rsidDel="007203C3">
                <w:rPr>
                  <w:rFonts w:ascii="Consolas" w:hAnsi="Consolas"/>
                  <w:noProof/>
                </w:rPr>
                <w:delText>7</w:delText>
              </w:r>
            </w:del>
          </w:p>
        </w:tc>
        <w:tc>
          <w:tcPr>
            <w:tcW w:w="936" w:type="dxa"/>
          </w:tcPr>
          <w:p w:rsidR="00546BB8" w:rsidRPr="0095466F" w:rsidDel="007203C3" w:rsidRDefault="00546BB8" w:rsidP="00CA013A">
            <w:pPr>
              <w:spacing w:before="0" w:after="0"/>
              <w:rPr>
                <w:del w:id="266" w:author="Valentin Dimitrov" w:date="2017-07-11T11:36:00Z"/>
                <w:rFonts w:ascii="Consolas" w:hAnsi="Consolas"/>
                <w:bCs/>
                <w:noProof/>
              </w:rPr>
            </w:pPr>
            <w:del w:id="267" w:author="Valentin Dimitrov" w:date="2017-07-11T11:36:00Z">
              <w:r w:rsidDel="007203C3">
                <w:rPr>
                  <w:rFonts w:ascii="Consolas" w:hAnsi="Consolas"/>
                  <w:bCs/>
                  <w:noProof/>
                </w:rPr>
                <w:delText>7</w:delText>
              </w:r>
            </w:del>
          </w:p>
        </w:tc>
        <w:tc>
          <w:tcPr>
            <w:tcW w:w="360" w:type="dxa"/>
            <w:tcBorders>
              <w:top w:val="nil"/>
              <w:bottom w:val="nil"/>
            </w:tcBorders>
          </w:tcPr>
          <w:p w:rsidR="00546BB8" w:rsidRPr="0095466F" w:rsidDel="007203C3" w:rsidRDefault="00546BB8" w:rsidP="00CA013A">
            <w:pPr>
              <w:spacing w:before="0" w:after="0"/>
              <w:rPr>
                <w:del w:id="268" w:author="Valentin Dimitrov" w:date="2017-07-11T11:36:00Z"/>
                <w:rFonts w:ascii="Consolas" w:hAnsi="Consolas"/>
                <w:bCs/>
              </w:rPr>
            </w:pPr>
          </w:p>
        </w:tc>
        <w:tc>
          <w:tcPr>
            <w:tcW w:w="769" w:type="dxa"/>
          </w:tcPr>
          <w:p w:rsidR="00546BB8" w:rsidDel="007203C3" w:rsidRDefault="00546BB8" w:rsidP="00CA013A">
            <w:pPr>
              <w:spacing w:before="0" w:after="0"/>
              <w:rPr>
                <w:del w:id="269" w:author="Valentin Dimitrov" w:date="2017-07-11T11:36:00Z"/>
                <w:rFonts w:ascii="Consolas" w:hAnsi="Consolas"/>
                <w:bCs/>
                <w:noProof/>
              </w:rPr>
            </w:pPr>
            <w:del w:id="270" w:author="Valentin Dimitrov" w:date="2017-07-11T11:36:00Z">
              <w:r w:rsidDel="007203C3">
                <w:rPr>
                  <w:rFonts w:ascii="Consolas" w:hAnsi="Consolas"/>
                  <w:bCs/>
                  <w:noProof/>
                </w:rPr>
                <w:delText>130</w:delText>
              </w:r>
            </w:del>
          </w:p>
          <w:p w:rsidR="00546BB8" w:rsidDel="007203C3" w:rsidRDefault="00546BB8" w:rsidP="00CA013A">
            <w:pPr>
              <w:spacing w:before="0" w:after="0"/>
              <w:rPr>
                <w:del w:id="271" w:author="Valentin Dimitrov" w:date="2017-07-11T11:36:00Z"/>
                <w:rFonts w:ascii="Consolas" w:hAnsi="Consolas"/>
                <w:bCs/>
                <w:noProof/>
              </w:rPr>
            </w:pPr>
            <w:del w:id="272" w:author="Valentin Dimitrov" w:date="2017-07-11T11:36:00Z">
              <w:r w:rsidDel="007203C3">
                <w:rPr>
                  <w:rFonts w:ascii="Consolas" w:hAnsi="Consolas"/>
                  <w:bCs/>
                  <w:noProof/>
                </w:rPr>
                <w:delText>5</w:delText>
              </w:r>
            </w:del>
          </w:p>
          <w:p w:rsidR="00546BB8" w:rsidRPr="0095466F" w:rsidDel="007203C3" w:rsidRDefault="00546BB8" w:rsidP="00CA013A">
            <w:pPr>
              <w:spacing w:before="0" w:after="0"/>
              <w:rPr>
                <w:del w:id="273" w:author="Valentin Dimitrov" w:date="2017-07-11T11:36:00Z"/>
                <w:rFonts w:ascii="Consolas" w:hAnsi="Consolas"/>
                <w:bCs/>
                <w:noProof/>
              </w:rPr>
            </w:pPr>
            <w:del w:id="274" w:author="Valentin Dimitrov" w:date="2017-07-11T11:36:00Z">
              <w:r w:rsidDel="007203C3">
                <w:rPr>
                  <w:rFonts w:ascii="Consolas" w:hAnsi="Consolas"/>
                  <w:bCs/>
                  <w:noProof/>
                </w:rPr>
                <w:delText>99</w:delText>
              </w:r>
            </w:del>
          </w:p>
        </w:tc>
        <w:tc>
          <w:tcPr>
            <w:tcW w:w="936" w:type="dxa"/>
          </w:tcPr>
          <w:p w:rsidR="00546BB8" w:rsidRPr="0095466F" w:rsidDel="007203C3" w:rsidRDefault="00546BB8" w:rsidP="00CA013A">
            <w:pPr>
              <w:spacing w:before="0" w:after="0"/>
              <w:rPr>
                <w:del w:id="275" w:author="Valentin Dimitrov" w:date="2017-07-11T11:36:00Z"/>
                <w:rFonts w:ascii="Consolas" w:hAnsi="Consolas"/>
                <w:bCs/>
                <w:noProof/>
              </w:rPr>
            </w:pPr>
            <w:del w:id="276" w:author="Valentin Dimitrov" w:date="2017-07-11T11:36:00Z">
              <w:r w:rsidDel="007203C3">
                <w:rPr>
                  <w:rFonts w:ascii="Consolas" w:hAnsi="Consolas"/>
                  <w:bCs/>
                  <w:noProof/>
                </w:rPr>
                <w:delText>130</w:delText>
              </w:r>
            </w:del>
          </w:p>
        </w:tc>
        <w:tc>
          <w:tcPr>
            <w:tcW w:w="360" w:type="dxa"/>
            <w:vMerge/>
            <w:tcBorders>
              <w:bottom w:val="nil"/>
            </w:tcBorders>
            <w:shd w:val="clear" w:color="auto" w:fill="auto"/>
          </w:tcPr>
          <w:p w:rsidR="00546BB8" w:rsidRPr="0095466F" w:rsidDel="007203C3" w:rsidRDefault="00546BB8" w:rsidP="00CA013A">
            <w:pPr>
              <w:spacing w:before="0" w:after="0"/>
              <w:rPr>
                <w:del w:id="277" w:author="Valentin Dimitrov" w:date="2017-07-11T11:36:00Z"/>
                <w:rFonts w:ascii="Consolas" w:hAnsi="Consolas"/>
                <w:bCs/>
              </w:rPr>
            </w:pPr>
          </w:p>
        </w:tc>
        <w:tc>
          <w:tcPr>
            <w:tcW w:w="769" w:type="dxa"/>
          </w:tcPr>
          <w:p w:rsidR="00546BB8" w:rsidDel="007203C3" w:rsidRDefault="00546BB8" w:rsidP="00CA013A">
            <w:pPr>
              <w:spacing w:before="0" w:after="0"/>
              <w:rPr>
                <w:del w:id="278" w:author="Valentin Dimitrov" w:date="2017-07-11T11:36:00Z"/>
                <w:rFonts w:ascii="Consolas" w:hAnsi="Consolas"/>
                <w:bCs/>
                <w:noProof/>
              </w:rPr>
            </w:pPr>
            <w:del w:id="279" w:author="Valentin Dimitrov" w:date="2017-07-11T11:36:00Z">
              <w:r w:rsidDel="007203C3">
                <w:rPr>
                  <w:rFonts w:ascii="Consolas" w:hAnsi="Consolas"/>
                  <w:bCs/>
                  <w:noProof/>
                </w:rPr>
                <w:delText>43</w:delText>
              </w:r>
            </w:del>
          </w:p>
          <w:p w:rsidR="00546BB8" w:rsidDel="007203C3" w:rsidRDefault="00546BB8" w:rsidP="00CA013A">
            <w:pPr>
              <w:spacing w:before="0" w:after="0"/>
              <w:rPr>
                <w:del w:id="280" w:author="Valentin Dimitrov" w:date="2017-07-11T11:36:00Z"/>
                <w:rFonts w:ascii="Consolas" w:hAnsi="Consolas"/>
                <w:bCs/>
                <w:noProof/>
              </w:rPr>
            </w:pPr>
            <w:del w:id="281" w:author="Valentin Dimitrov" w:date="2017-07-11T11:36:00Z">
              <w:r w:rsidDel="007203C3">
                <w:rPr>
                  <w:rFonts w:ascii="Consolas" w:hAnsi="Consolas"/>
                  <w:bCs/>
                  <w:noProof/>
                </w:rPr>
                <w:delText>43.2</w:delText>
              </w:r>
            </w:del>
          </w:p>
          <w:p w:rsidR="00546BB8" w:rsidRPr="0095466F" w:rsidDel="007203C3" w:rsidRDefault="00546BB8" w:rsidP="00CA013A">
            <w:pPr>
              <w:spacing w:before="0" w:after="0"/>
              <w:rPr>
                <w:del w:id="282" w:author="Valentin Dimitrov" w:date="2017-07-11T11:36:00Z"/>
                <w:rFonts w:ascii="Consolas" w:hAnsi="Consolas"/>
                <w:bCs/>
                <w:noProof/>
              </w:rPr>
            </w:pPr>
            <w:del w:id="283" w:author="Valentin Dimitrov" w:date="2017-07-11T11:36:00Z">
              <w:r w:rsidDel="007203C3">
                <w:rPr>
                  <w:rFonts w:ascii="Consolas" w:hAnsi="Consolas"/>
                  <w:bCs/>
                  <w:noProof/>
                </w:rPr>
                <w:delText>43.1</w:delText>
              </w:r>
            </w:del>
          </w:p>
        </w:tc>
        <w:tc>
          <w:tcPr>
            <w:tcW w:w="936" w:type="dxa"/>
          </w:tcPr>
          <w:p w:rsidR="00546BB8" w:rsidRPr="0095466F" w:rsidDel="007203C3" w:rsidRDefault="00546BB8" w:rsidP="00CA013A">
            <w:pPr>
              <w:spacing w:before="0" w:after="0"/>
              <w:rPr>
                <w:del w:id="284" w:author="Valentin Dimitrov" w:date="2017-07-11T11:36:00Z"/>
                <w:rFonts w:ascii="Consolas" w:hAnsi="Consolas"/>
                <w:bCs/>
                <w:noProof/>
              </w:rPr>
            </w:pPr>
            <w:del w:id="285" w:author="Valentin Dimitrov" w:date="2017-07-11T11:36:00Z">
              <w:r w:rsidDel="007203C3">
                <w:rPr>
                  <w:rFonts w:ascii="Consolas" w:hAnsi="Consolas"/>
                  <w:bCs/>
                  <w:noProof/>
                </w:rPr>
                <w:delText>43.2</w:delText>
              </w:r>
            </w:del>
          </w:p>
        </w:tc>
        <w:tc>
          <w:tcPr>
            <w:tcW w:w="360" w:type="dxa"/>
            <w:vMerge/>
            <w:tcBorders>
              <w:bottom w:val="nil"/>
            </w:tcBorders>
            <w:shd w:val="clear" w:color="auto" w:fill="auto"/>
          </w:tcPr>
          <w:p w:rsidR="00546BB8" w:rsidRPr="0095466F" w:rsidDel="007203C3" w:rsidRDefault="00546BB8" w:rsidP="00CA013A">
            <w:pPr>
              <w:spacing w:before="0" w:after="0"/>
              <w:rPr>
                <w:del w:id="286" w:author="Valentin Dimitrov" w:date="2017-07-11T11:36:00Z"/>
                <w:rFonts w:ascii="Consolas" w:hAnsi="Consolas"/>
                <w:bCs/>
              </w:rPr>
            </w:pPr>
          </w:p>
        </w:tc>
        <w:tc>
          <w:tcPr>
            <w:tcW w:w="769" w:type="dxa"/>
          </w:tcPr>
          <w:p w:rsidR="00546BB8" w:rsidDel="007203C3" w:rsidRDefault="00546BB8" w:rsidP="00CA013A">
            <w:pPr>
              <w:spacing w:before="0" w:after="0"/>
              <w:rPr>
                <w:del w:id="287" w:author="Valentin Dimitrov" w:date="2017-07-11T11:36:00Z"/>
                <w:rFonts w:ascii="Consolas" w:hAnsi="Consolas"/>
                <w:bCs/>
                <w:noProof/>
              </w:rPr>
            </w:pPr>
            <w:del w:id="288" w:author="Valentin Dimitrov" w:date="2017-07-11T11:36:00Z">
              <w:r w:rsidDel="007203C3">
                <w:rPr>
                  <w:rFonts w:ascii="Consolas" w:hAnsi="Consolas"/>
                  <w:bCs/>
                  <w:noProof/>
                </w:rPr>
                <w:delText>5</w:delText>
              </w:r>
            </w:del>
          </w:p>
          <w:p w:rsidR="00546BB8" w:rsidDel="007203C3" w:rsidRDefault="00546BB8" w:rsidP="00CA013A">
            <w:pPr>
              <w:spacing w:before="0" w:after="0"/>
              <w:rPr>
                <w:del w:id="289" w:author="Valentin Dimitrov" w:date="2017-07-11T11:36:00Z"/>
                <w:rFonts w:ascii="Consolas" w:hAnsi="Consolas"/>
                <w:bCs/>
                <w:noProof/>
              </w:rPr>
            </w:pPr>
            <w:del w:id="290" w:author="Valentin Dimitrov" w:date="2017-07-11T11:36:00Z">
              <w:r w:rsidDel="007203C3">
                <w:rPr>
                  <w:rFonts w:ascii="Consolas" w:hAnsi="Consolas"/>
                  <w:bCs/>
                  <w:noProof/>
                </w:rPr>
                <w:delText>5</w:delText>
              </w:r>
            </w:del>
          </w:p>
          <w:p w:rsidR="00546BB8" w:rsidRPr="0095466F" w:rsidDel="007203C3" w:rsidRDefault="00546BB8" w:rsidP="00CA013A">
            <w:pPr>
              <w:spacing w:before="0" w:after="0"/>
              <w:rPr>
                <w:del w:id="291" w:author="Valentin Dimitrov" w:date="2017-07-11T11:36:00Z"/>
                <w:rFonts w:ascii="Consolas" w:hAnsi="Consolas"/>
                <w:bCs/>
                <w:noProof/>
              </w:rPr>
            </w:pPr>
            <w:del w:id="292" w:author="Valentin Dimitrov" w:date="2017-07-11T11:36:00Z">
              <w:r w:rsidDel="007203C3">
                <w:rPr>
                  <w:rFonts w:ascii="Consolas" w:hAnsi="Consolas"/>
                  <w:bCs/>
                  <w:noProof/>
                </w:rPr>
                <w:delText>5</w:delText>
              </w:r>
            </w:del>
          </w:p>
        </w:tc>
        <w:tc>
          <w:tcPr>
            <w:tcW w:w="936" w:type="dxa"/>
          </w:tcPr>
          <w:p w:rsidR="00546BB8" w:rsidRPr="0095466F" w:rsidDel="007203C3" w:rsidRDefault="00546BB8" w:rsidP="00CA013A">
            <w:pPr>
              <w:spacing w:before="0" w:after="0"/>
              <w:rPr>
                <w:del w:id="293" w:author="Valentin Dimitrov" w:date="2017-07-11T11:36:00Z"/>
                <w:rFonts w:ascii="Consolas" w:hAnsi="Consolas"/>
                <w:bCs/>
                <w:noProof/>
              </w:rPr>
            </w:pPr>
            <w:del w:id="294" w:author="Valentin Dimitrov" w:date="2017-07-11T11:36:00Z">
              <w:r w:rsidDel="007203C3">
                <w:rPr>
                  <w:rFonts w:ascii="Consolas" w:hAnsi="Consolas"/>
                  <w:bCs/>
                  <w:noProof/>
                </w:rPr>
                <w:delText>5</w:delText>
              </w:r>
            </w:del>
          </w:p>
        </w:tc>
        <w:tc>
          <w:tcPr>
            <w:tcW w:w="360" w:type="dxa"/>
            <w:vMerge/>
            <w:tcBorders>
              <w:bottom w:val="nil"/>
            </w:tcBorders>
            <w:shd w:val="clear" w:color="auto" w:fill="auto"/>
          </w:tcPr>
          <w:p w:rsidR="00546BB8" w:rsidRPr="0095466F" w:rsidDel="007203C3" w:rsidRDefault="00546BB8" w:rsidP="00CA013A">
            <w:pPr>
              <w:spacing w:before="0" w:after="0"/>
              <w:rPr>
                <w:del w:id="295" w:author="Valentin Dimitrov" w:date="2017-07-11T11:36:00Z"/>
                <w:rFonts w:ascii="Consolas" w:hAnsi="Consolas"/>
                <w:bCs/>
              </w:rPr>
            </w:pPr>
          </w:p>
        </w:tc>
        <w:tc>
          <w:tcPr>
            <w:tcW w:w="769" w:type="dxa"/>
          </w:tcPr>
          <w:p w:rsidR="00546BB8" w:rsidDel="007203C3" w:rsidRDefault="00546BB8" w:rsidP="00CA013A">
            <w:pPr>
              <w:spacing w:before="0" w:after="0"/>
              <w:rPr>
                <w:del w:id="296" w:author="Valentin Dimitrov" w:date="2017-07-11T11:36:00Z"/>
                <w:rFonts w:ascii="Consolas" w:hAnsi="Consolas"/>
                <w:bCs/>
                <w:noProof/>
              </w:rPr>
            </w:pPr>
            <w:del w:id="297" w:author="Valentin Dimitrov" w:date="2017-07-11T11:36:00Z">
              <w:r w:rsidDel="007203C3">
                <w:rPr>
                  <w:rFonts w:ascii="Consolas" w:hAnsi="Consolas"/>
                  <w:bCs/>
                  <w:noProof/>
                </w:rPr>
                <w:delText>-10</w:delText>
              </w:r>
            </w:del>
          </w:p>
          <w:p w:rsidR="00546BB8" w:rsidDel="007203C3" w:rsidRDefault="00546BB8" w:rsidP="00CA013A">
            <w:pPr>
              <w:spacing w:before="0" w:after="0"/>
              <w:rPr>
                <w:del w:id="298" w:author="Valentin Dimitrov" w:date="2017-07-11T11:36:00Z"/>
                <w:rFonts w:ascii="Consolas" w:hAnsi="Consolas"/>
                <w:bCs/>
                <w:noProof/>
              </w:rPr>
            </w:pPr>
            <w:del w:id="299" w:author="Valentin Dimitrov" w:date="2017-07-11T11:36:00Z">
              <w:r w:rsidDel="007203C3">
                <w:rPr>
                  <w:rFonts w:ascii="Consolas" w:hAnsi="Consolas"/>
                  <w:bCs/>
                  <w:noProof/>
                </w:rPr>
                <w:delText>-20</w:delText>
              </w:r>
            </w:del>
          </w:p>
          <w:p w:rsidR="00546BB8" w:rsidRPr="0095466F" w:rsidDel="007203C3" w:rsidRDefault="00546BB8" w:rsidP="00CA013A">
            <w:pPr>
              <w:spacing w:before="0" w:after="0"/>
              <w:rPr>
                <w:del w:id="300" w:author="Valentin Dimitrov" w:date="2017-07-11T11:36:00Z"/>
                <w:rFonts w:ascii="Consolas" w:hAnsi="Consolas"/>
                <w:bCs/>
                <w:noProof/>
              </w:rPr>
            </w:pPr>
            <w:del w:id="301" w:author="Valentin Dimitrov" w:date="2017-07-11T11:36:00Z">
              <w:r w:rsidDel="007203C3">
                <w:rPr>
                  <w:rFonts w:ascii="Consolas" w:hAnsi="Consolas"/>
                  <w:bCs/>
                  <w:noProof/>
                </w:rPr>
                <w:delText>-30</w:delText>
              </w:r>
            </w:del>
          </w:p>
        </w:tc>
        <w:tc>
          <w:tcPr>
            <w:tcW w:w="936" w:type="dxa"/>
          </w:tcPr>
          <w:p w:rsidR="00546BB8" w:rsidRPr="0095466F" w:rsidDel="007203C3" w:rsidRDefault="00546BB8" w:rsidP="00CA013A">
            <w:pPr>
              <w:spacing w:before="0" w:after="0"/>
              <w:rPr>
                <w:del w:id="302" w:author="Valentin Dimitrov" w:date="2017-07-11T11:36:00Z"/>
                <w:rFonts w:ascii="Consolas" w:hAnsi="Consolas"/>
                <w:bCs/>
                <w:noProof/>
              </w:rPr>
            </w:pPr>
            <w:del w:id="303" w:author="Valentin Dimitrov" w:date="2017-07-11T11:36:00Z">
              <w:r w:rsidDel="007203C3">
                <w:rPr>
                  <w:rFonts w:ascii="Consolas" w:hAnsi="Consolas"/>
                  <w:bCs/>
                  <w:noProof/>
                </w:rPr>
                <w:delText>-10</w:delText>
              </w:r>
            </w:del>
          </w:p>
        </w:tc>
      </w:tr>
    </w:tbl>
    <w:p w:rsidR="007203C3" w:rsidRDefault="007203C3">
      <w:pPr>
        <w:pStyle w:val="Heading1"/>
        <w:rPr>
          <w:ins w:id="304" w:author="Valentin Dimitrov" w:date="2017-07-11T11:54:00Z"/>
        </w:rPr>
        <w:pPrChange w:id="305" w:author="Valentin Dimitrov" w:date="2017-07-11T11:37:00Z">
          <w:pPr>
            <w:pStyle w:val="Heading2"/>
          </w:pPr>
        </w:pPrChange>
      </w:pPr>
      <w:ins w:id="306" w:author="Valentin Dimitrov" w:date="2017-07-11T11:37:00Z">
        <w:r>
          <w:t xml:space="preserve">Stage II: </w:t>
        </w:r>
      </w:ins>
      <w:ins w:id="307" w:author="Valentin Dimitrov" w:date="2017-07-11T16:37:00Z">
        <w:r w:rsidR="00C50164">
          <w:t>Business Logic</w:t>
        </w:r>
      </w:ins>
    </w:p>
    <w:p w:rsidR="00874A25" w:rsidRPr="0050438B" w:rsidRDefault="00874A25">
      <w:pPr>
        <w:rPr>
          <w:ins w:id="308" w:author="Valentin Dimitrov" w:date="2017-07-11T11:37:00Z"/>
        </w:rPr>
        <w:pPrChange w:id="309" w:author="Valentin Dimitrov" w:date="2017-07-11T12:08:00Z">
          <w:pPr>
            <w:pStyle w:val="Heading2"/>
          </w:pPr>
        </w:pPrChange>
      </w:pPr>
      <w:ins w:id="310" w:author="Valentin Dimitrov" w:date="2017-07-11T11:54:00Z">
        <w:r>
          <w:t xml:space="preserve">At this moment we </w:t>
        </w:r>
      </w:ins>
      <w:ins w:id="311" w:author="Valentin Dimitrov" w:date="2017-07-12T11:54:00Z">
        <w:r w:rsidR="009635FC">
          <w:t xml:space="preserve">get to know </w:t>
        </w:r>
      </w:ins>
      <w:ins w:id="312" w:author="Valentin Dimitrov" w:date="2017-07-11T11:56:00Z">
        <w:r>
          <w:t xml:space="preserve">that a </w:t>
        </w:r>
        <w:r w:rsidRPr="00874A25">
          <w:rPr>
            <w:b/>
            <w:rPrChange w:id="313" w:author="Valentin Dimitrov" w:date="2017-07-11T11:56:00Z">
              <w:rPr/>
            </w:rPrChange>
          </w:rPr>
          <w:t>nation</w:t>
        </w:r>
        <w:r>
          <w:t xml:space="preserve"> can </w:t>
        </w:r>
        <w:r w:rsidRPr="00874A25">
          <w:rPr>
            <w:b/>
            <w:rPrChange w:id="314" w:author="Valentin Dimitrov" w:date="2017-07-11T11:56:00Z">
              <w:rPr/>
            </w:rPrChange>
          </w:rPr>
          <w:t>issue</w:t>
        </w:r>
        <w:r>
          <w:t xml:space="preserve"> a </w:t>
        </w:r>
        <w:r w:rsidRPr="00874A25">
          <w:rPr>
            <w:b/>
            <w:rPrChange w:id="315" w:author="Valentin Dimitrov" w:date="2017-07-11T11:56:00Z">
              <w:rPr/>
            </w:rPrChange>
          </w:rPr>
          <w:t>war</w:t>
        </w:r>
        <w:r>
          <w:rPr>
            <w:b/>
          </w:rPr>
          <w:t xml:space="preserve"> </w:t>
        </w:r>
      </w:ins>
      <w:ins w:id="316" w:author="Valentin Dimitrov" w:date="2017-07-11T11:57:00Z">
        <w:r>
          <w:t>and only th</w:t>
        </w:r>
        <w:r w:rsidR="00296112">
          <w:t xml:space="preserve">e </w:t>
        </w:r>
        <w:r w:rsidR="00296112" w:rsidRPr="001E07C7">
          <w:rPr>
            <w:b/>
            <w:rPrChange w:id="317" w:author="Valentin Dimitrov" w:date="2017-07-12T12:57:00Z">
              <w:rPr>
                <w:b w:val="0"/>
                <w:bCs w:val="0"/>
              </w:rPr>
            </w:rPrChange>
          </w:rPr>
          <w:t>strongest</w:t>
        </w:r>
        <w:r w:rsidR="00296112">
          <w:t xml:space="preserve"> nation will survive and also that a monument </w:t>
        </w:r>
      </w:ins>
      <w:ins w:id="318" w:author="Valentin Dimitrov" w:date="2017-07-11T12:07:00Z">
        <w:r w:rsidR="00296112">
          <w:t>increases nations power.</w:t>
        </w:r>
      </w:ins>
      <w:ins w:id="319" w:author="Valentin Dimitrov" w:date="2017-07-11T11:57:00Z">
        <w:r>
          <w:t xml:space="preserve"> </w:t>
        </w:r>
      </w:ins>
      <w:ins w:id="320" w:author="Valentin Dimitrov" w:date="2017-07-11T11:58:00Z">
        <w:r>
          <w:t xml:space="preserve">But </w:t>
        </w:r>
      </w:ins>
      <w:ins w:id="321" w:author="Valentin Dimitrov" w:date="2017-07-11T12:07:00Z">
        <w:r w:rsidR="00296112">
          <w:t>there aren’t any further explanations on</w:t>
        </w:r>
      </w:ins>
      <w:ins w:id="322" w:author="Valentin Dimitrov" w:date="2017-07-11T11:58:00Z">
        <w:r>
          <w:t xml:space="preserve"> how should that happen so we will just leave it for now and get back to it when we enhance with the problem description. </w:t>
        </w:r>
      </w:ins>
    </w:p>
    <w:p w:rsidR="007203C3" w:rsidRDefault="00402520">
      <w:pPr>
        <w:pStyle w:val="Heading2"/>
        <w:numPr>
          <w:ilvl w:val="0"/>
          <w:numId w:val="29"/>
        </w:numPr>
        <w:rPr>
          <w:ins w:id="323" w:author="Valentin Dimitrov" w:date="2017-07-11T12:00:00Z"/>
        </w:rPr>
        <w:pPrChange w:id="324" w:author="Valentin Dimitrov" w:date="2017-07-11T16:35:00Z">
          <w:pPr>
            <w:pStyle w:val="Heading2"/>
          </w:pPr>
        </w:pPrChange>
      </w:pPr>
      <w:ins w:id="325" w:author="Valentin Dimitrov" w:date="2017-07-11T12:00:00Z">
        <w:r>
          <w:t>Classes</w:t>
        </w:r>
      </w:ins>
      <w:ins w:id="326" w:author="Valentin Dimitrov" w:date="2017-07-11T16:36:00Z">
        <w:r w:rsidR="00986F24">
          <w:rPr>
            <w:lang w:val="bg-BG"/>
          </w:rPr>
          <w:t xml:space="preserve"> </w:t>
        </w:r>
        <w:r w:rsidR="00986F24">
          <w:t>Methods</w:t>
        </w:r>
      </w:ins>
    </w:p>
    <w:p w:rsidR="00402520" w:rsidRDefault="00402520">
      <w:pPr>
        <w:pStyle w:val="Heading3"/>
        <w:rPr>
          <w:ins w:id="327" w:author="Valentin Dimitrov" w:date="2017-07-11T12:00:00Z"/>
        </w:rPr>
        <w:pPrChange w:id="328" w:author="Valentin Dimitrov" w:date="2017-07-11T12:00:00Z">
          <w:pPr>
            <w:pStyle w:val="Heading2"/>
          </w:pPr>
        </w:pPrChange>
      </w:pPr>
      <w:ins w:id="329" w:author="Valentin Dimitrov" w:date="2017-07-11T12:00:00Z">
        <w:r>
          <w:t>Benders</w:t>
        </w:r>
      </w:ins>
      <w:ins w:id="330" w:author="Valentin Dimitrov" w:date="2017-07-11T12:30:00Z">
        <w:r w:rsidR="002C273A">
          <w:t xml:space="preserve"> Power</w:t>
        </w:r>
      </w:ins>
    </w:p>
    <w:p w:rsidR="00223695" w:rsidRDefault="00402520">
      <w:pPr>
        <w:rPr>
          <w:ins w:id="331" w:author="Valentin Dimitrov" w:date="2017-07-11T12:10:00Z"/>
        </w:rPr>
        <w:pPrChange w:id="332" w:author="Valentin Dimitrov" w:date="2017-07-11T12:14:00Z">
          <w:pPr>
            <w:pStyle w:val="Heading2"/>
          </w:pPr>
        </w:pPrChange>
      </w:pPr>
      <w:ins w:id="333" w:author="Valentin Dimitrov" w:date="2017-07-11T12:01:00Z">
        <w:r>
          <w:t xml:space="preserve">The Benders are the source of power for </w:t>
        </w:r>
      </w:ins>
      <w:ins w:id="334" w:author="Valentin Dimitrov" w:date="2017-07-11T12:02:00Z">
        <w:r>
          <w:t>their</w:t>
        </w:r>
      </w:ins>
      <w:ins w:id="335" w:author="Valentin Dimitrov" w:date="2017-07-11T12:01:00Z">
        <w:r>
          <w:t xml:space="preserve"> nation. Thus in war times we don’t need the power</w:t>
        </w:r>
      </w:ins>
      <w:ins w:id="336" w:author="Valentin Dimitrov" w:date="2017-07-11T12:02:00Z">
        <w:r w:rsidR="0096479E">
          <w:t xml:space="preserve"> of each B</w:t>
        </w:r>
        <w:r>
          <w:t>ender</w:t>
        </w:r>
      </w:ins>
      <w:ins w:id="337" w:author="Valentin Dimitrov" w:date="2017-07-11T12:01:00Z">
        <w:r>
          <w:t xml:space="preserve">, we would want to know the </w:t>
        </w:r>
        <w:r w:rsidRPr="0096479E">
          <w:rPr>
            <w:b/>
            <w:rPrChange w:id="338" w:author="Valentin Dimitrov" w:date="2017-07-11T12:03:00Z">
              <w:rPr/>
            </w:rPrChange>
          </w:rPr>
          <w:t>total power</w:t>
        </w:r>
        <w:r>
          <w:t xml:space="preserve"> of the </w:t>
        </w:r>
        <w:r w:rsidRPr="0096479E">
          <w:rPr>
            <w:b/>
            <w:rPrChange w:id="339" w:author="Valentin Dimitrov" w:date="2017-07-11T12:04:00Z">
              <w:rPr/>
            </w:rPrChange>
          </w:rPr>
          <w:t>nation</w:t>
        </w:r>
        <w:r>
          <w:t xml:space="preserve"> (which of course is calculated through </w:t>
        </w:r>
      </w:ins>
      <w:ins w:id="340" w:author="Valentin Dimitrov" w:date="2017-07-11T12:02:00Z">
        <w:r>
          <w:t xml:space="preserve">the </w:t>
        </w:r>
        <w:r w:rsidRPr="0096479E">
          <w:rPr>
            <w:b/>
            <w:rPrChange w:id="341" w:author="Valentin Dimitrov" w:date="2017-07-11T12:04:00Z">
              <w:rPr/>
            </w:rPrChange>
          </w:rPr>
          <w:t>sum</w:t>
        </w:r>
        <w:r>
          <w:t xml:space="preserve"> of </w:t>
        </w:r>
      </w:ins>
      <w:ins w:id="342" w:author="Valentin Dimitrov" w:date="2017-07-11T12:03:00Z">
        <w:r w:rsidRPr="0096479E">
          <w:rPr>
            <w:b/>
            <w:rPrChange w:id="343" w:author="Valentin Dimitrov" w:date="2017-07-11T12:04:00Z">
              <w:rPr/>
            </w:rPrChange>
          </w:rPr>
          <w:t>each</w:t>
        </w:r>
      </w:ins>
      <w:ins w:id="344" w:author="Valentin Dimitrov" w:date="2017-07-11T12:02:00Z">
        <w:r>
          <w:t xml:space="preserve"> </w:t>
        </w:r>
      </w:ins>
      <w:ins w:id="345" w:author="Valentin Dimitrov" w:date="2017-07-11T12:03:00Z">
        <w:r w:rsidR="0096479E">
          <w:t>B</w:t>
        </w:r>
      </w:ins>
      <w:ins w:id="346" w:author="Valentin Dimitrov" w:date="2017-07-11T12:02:00Z">
        <w:r>
          <w:t>ender</w:t>
        </w:r>
      </w:ins>
      <w:ins w:id="347" w:author="Valentin Dimitrov" w:date="2017-07-12T12:58:00Z">
        <w:r w:rsidR="002856ED">
          <w:t>’</w:t>
        </w:r>
      </w:ins>
      <w:ins w:id="348" w:author="Valentin Dimitrov" w:date="2017-07-11T12:02:00Z">
        <w:r>
          <w:t xml:space="preserve">s </w:t>
        </w:r>
        <w:r w:rsidRPr="0096479E">
          <w:rPr>
            <w:b/>
            <w:rPrChange w:id="349" w:author="Valentin Dimitrov" w:date="2017-07-11T12:04:00Z">
              <w:rPr/>
            </w:rPrChange>
          </w:rPr>
          <w:t>power</w:t>
        </w:r>
      </w:ins>
      <w:ins w:id="350" w:author="Valentin Dimitrov" w:date="2017-07-11T12:01:00Z">
        <w:r>
          <w:t>)</w:t>
        </w:r>
      </w:ins>
      <w:ins w:id="351" w:author="Valentin Dimitrov" w:date="2017-07-11T12:02:00Z">
        <w:r>
          <w:t>.</w:t>
        </w:r>
      </w:ins>
      <w:ins w:id="352" w:author="Valentin Dimitrov" w:date="2017-07-11T12:03:00Z">
        <w:r w:rsidR="0096479E">
          <w:t xml:space="preserve"> </w:t>
        </w:r>
      </w:ins>
    </w:p>
    <w:p w:rsidR="00402520" w:rsidRPr="0050438B" w:rsidRDefault="0096479E">
      <w:pPr>
        <w:ind w:firstLine="284"/>
        <w:rPr>
          <w:ins w:id="353" w:author="Valentin Dimitrov" w:date="2017-07-11T12:00:00Z"/>
        </w:rPr>
        <w:pPrChange w:id="354" w:author="Valentin Dimitrov" w:date="2017-07-11T12:14:00Z">
          <w:pPr>
            <w:pStyle w:val="Heading2"/>
          </w:pPr>
        </w:pPrChange>
      </w:pPr>
      <w:ins w:id="355" w:author="Valentin Dimitrov" w:date="2017-07-11T12:03:00Z">
        <w:r>
          <w:t xml:space="preserve">Since the benders are hold </w:t>
        </w:r>
      </w:ins>
      <w:ins w:id="356" w:author="Valentin Dimitrov" w:date="2017-07-11T12:04:00Z">
        <w:r w:rsidR="0014199A">
          <w:t xml:space="preserve">in a collection we can calculate the total power </w:t>
        </w:r>
      </w:ins>
      <w:ins w:id="357" w:author="Valentin Dimitrov" w:date="2017-07-11T12:08:00Z">
        <w:r w:rsidR="00B711D8">
          <w:t xml:space="preserve">of a nation </w:t>
        </w:r>
      </w:ins>
      <w:ins w:id="358" w:author="Valentin Dimitrov" w:date="2017-07-11T12:04:00Z">
        <w:r w:rsidR="0014199A">
          <w:t>though some LINQ function</w:t>
        </w:r>
      </w:ins>
      <w:ins w:id="359" w:author="Valentin Dimitrov" w:date="2017-07-11T12:08:00Z">
        <w:r w:rsidR="00B711D8">
          <w:t xml:space="preserve"> over this collection</w:t>
        </w:r>
      </w:ins>
      <w:ins w:id="360" w:author="Valentin Dimitrov" w:date="2017-07-11T12:04:00Z">
        <w:r w:rsidR="0014199A">
          <w:t xml:space="preserve">. For that </w:t>
        </w:r>
      </w:ins>
      <w:ins w:id="361" w:author="Valentin Dimitrov" w:date="2017-07-11T12:08:00Z">
        <w:r w:rsidR="00296112">
          <w:t>reason,</w:t>
        </w:r>
      </w:ins>
      <w:ins w:id="362" w:author="Valentin Dimitrov" w:date="2017-07-11T12:05:00Z">
        <w:r w:rsidR="0014199A">
          <w:t xml:space="preserve"> we should </w:t>
        </w:r>
        <w:r w:rsidR="0014199A" w:rsidRPr="00A76BAB">
          <w:rPr>
            <w:b/>
            <w:rPrChange w:id="363" w:author="Valentin Dimitrov" w:date="2017-07-11T12:09:00Z">
              <w:rPr/>
            </w:rPrChange>
          </w:rPr>
          <w:t>provide</w:t>
        </w:r>
        <w:r w:rsidR="0014199A">
          <w:t xml:space="preserve"> our </w:t>
        </w:r>
        <w:r w:rsidR="0014199A" w:rsidRPr="00A76BAB">
          <w:rPr>
            <w:b/>
            <w:rPrChange w:id="364" w:author="Valentin Dimitrov" w:date="2017-07-11T12:09:00Z">
              <w:rPr/>
            </w:rPrChange>
          </w:rPr>
          <w:t>Bender</w:t>
        </w:r>
        <w:r w:rsidR="0014199A">
          <w:t xml:space="preserve"> </w:t>
        </w:r>
        <w:r w:rsidR="0014199A" w:rsidRPr="00A76BAB">
          <w:rPr>
            <w:b/>
            <w:rPrChange w:id="365" w:author="Valentin Dimitrov" w:date="2017-07-11T12:09:00Z">
              <w:rPr/>
            </w:rPrChange>
          </w:rPr>
          <w:t>class</w:t>
        </w:r>
        <w:r w:rsidR="0014199A">
          <w:t xml:space="preserve"> a </w:t>
        </w:r>
      </w:ins>
      <w:ins w:id="366" w:author="Valentin Dimitrov" w:date="2017-07-11T12:08:00Z">
        <w:r w:rsidR="00934D7B" w:rsidRPr="00A76BAB">
          <w:rPr>
            <w:b/>
            <w:rPrChange w:id="367" w:author="Valentin Dimitrov" w:date="2017-07-11T12:09:00Z">
              <w:rPr/>
            </w:rPrChange>
          </w:rPr>
          <w:t>method</w:t>
        </w:r>
      </w:ins>
      <w:ins w:id="368" w:author="Valentin Dimitrov" w:date="2017-07-11T12:05:00Z">
        <w:r w:rsidR="0014199A">
          <w:t xml:space="preserve"> </w:t>
        </w:r>
      </w:ins>
      <w:ins w:id="369" w:author="Valentin Dimitrov" w:date="2017-07-11T12:08:00Z">
        <w:r w:rsidR="00934D7B">
          <w:t>which</w:t>
        </w:r>
      </w:ins>
      <w:ins w:id="370" w:author="Valentin Dimitrov" w:date="2017-07-11T12:05:00Z">
        <w:r w:rsidR="0014199A">
          <w:t xml:space="preserve"> </w:t>
        </w:r>
      </w:ins>
      <w:ins w:id="371" w:author="Valentin Dimitrov" w:date="2017-07-11T12:08:00Z">
        <w:r w:rsidR="00296112" w:rsidRPr="00A76BAB">
          <w:rPr>
            <w:b/>
            <w:rPrChange w:id="372" w:author="Valentin Dimitrov" w:date="2017-07-11T12:09:00Z">
              <w:rPr/>
            </w:rPrChange>
          </w:rPr>
          <w:t>give</w:t>
        </w:r>
      </w:ins>
      <w:ins w:id="373" w:author="Valentin Dimitrov" w:date="2017-07-11T12:09:00Z">
        <w:r w:rsidR="00934D7B" w:rsidRPr="00A76BAB">
          <w:rPr>
            <w:b/>
            <w:rPrChange w:id="374" w:author="Valentin Dimitrov" w:date="2017-07-11T12:09:00Z">
              <w:rPr/>
            </w:rPrChange>
          </w:rPr>
          <w:t>s</w:t>
        </w:r>
        <w:r w:rsidR="00934D7B">
          <w:t xml:space="preserve"> us</w:t>
        </w:r>
      </w:ins>
      <w:ins w:id="375" w:author="Valentin Dimitrov" w:date="2017-07-11T12:05:00Z">
        <w:r w:rsidR="0014199A">
          <w:t xml:space="preserve"> </w:t>
        </w:r>
      </w:ins>
      <w:ins w:id="376" w:author="Valentin Dimitrov" w:date="2017-07-12T12:59:00Z">
        <w:r w:rsidR="007B779F">
          <w:t xml:space="preserve">the </w:t>
        </w:r>
        <w:r w:rsidR="007B779F" w:rsidRPr="007B779F">
          <w:rPr>
            <w:b/>
            <w:rPrChange w:id="377" w:author="Valentin Dimitrov" w:date="2017-07-12T12:59:00Z">
              <w:rPr>
                <w:b w:val="0"/>
                <w:bCs w:val="0"/>
              </w:rPr>
            </w:rPrChange>
          </w:rPr>
          <w:t>power</w:t>
        </w:r>
        <w:r w:rsidR="007B779F">
          <w:t xml:space="preserve"> of </w:t>
        </w:r>
      </w:ins>
      <w:ins w:id="378" w:author="Valentin Dimitrov" w:date="2017-07-11T12:09:00Z">
        <w:r w:rsidR="004D14B4">
          <w:t>each Bender</w:t>
        </w:r>
      </w:ins>
      <w:ins w:id="379" w:author="Valentin Dimitrov" w:date="2017-07-11T12:05:00Z">
        <w:r w:rsidR="0014199A">
          <w:t>.</w:t>
        </w:r>
      </w:ins>
      <w:ins w:id="380" w:author="Valentin Dimitrov" w:date="2017-07-11T12:10:00Z">
        <w:r w:rsidR="00463E44">
          <w:t xml:space="preserve"> </w:t>
        </w:r>
      </w:ins>
      <w:ins w:id="381" w:author="Valentin Dimitrov" w:date="2017-07-12T13:01:00Z">
        <w:r w:rsidR="001E00E1">
          <w:t xml:space="preserve">We may create a property which would grant us access </w:t>
        </w:r>
      </w:ins>
      <w:ins w:id="382" w:author="Valentin Dimitrov" w:date="2017-07-11T12:11:00Z">
        <w:r w:rsidR="001E00E1">
          <w:t xml:space="preserve">to </w:t>
        </w:r>
      </w:ins>
      <w:ins w:id="383" w:author="Valentin Dimitrov" w:date="2017-07-12T13:02:00Z">
        <w:r w:rsidR="001E00E1">
          <w:t>the field</w:t>
        </w:r>
      </w:ins>
      <w:ins w:id="384" w:author="Valentin Dimitrov" w:date="2017-07-11T12:11:00Z">
        <w:r w:rsidR="00463E44">
          <w:t xml:space="preserve"> </w:t>
        </w:r>
      </w:ins>
      <w:ins w:id="385" w:author="Valentin Dimitrov" w:date="2017-07-12T13:02:00Z">
        <w:r w:rsidR="001E00E1">
          <w:t xml:space="preserve">but this </w:t>
        </w:r>
      </w:ins>
      <w:ins w:id="386" w:author="Valentin Dimitrov" w:date="2017-07-11T12:11:00Z">
        <w:r w:rsidR="00463E44">
          <w:t xml:space="preserve">isn’t going to work because </w:t>
        </w:r>
      </w:ins>
      <w:ins w:id="387" w:author="Valentin Dimitrov" w:date="2017-07-11T12:12:00Z">
        <w:r w:rsidR="00463E44">
          <w:t xml:space="preserve">the power is calculated by </w:t>
        </w:r>
        <w:r w:rsidR="00463E44" w:rsidRPr="003D0901">
          <w:rPr>
            <w:b/>
            <w:rPrChange w:id="388" w:author="Valentin Dimitrov" w:date="2017-07-11T12:13:00Z">
              <w:rPr/>
            </w:rPrChange>
          </w:rPr>
          <w:t>mul</w:t>
        </w:r>
        <w:r w:rsidR="00D30D1F" w:rsidRPr="003D0901">
          <w:rPr>
            <w:b/>
            <w:rPrChange w:id="389" w:author="Valentin Dimitrov" w:date="2017-07-11T12:13:00Z">
              <w:rPr/>
            </w:rPrChange>
          </w:rPr>
          <w:t>tiplying</w:t>
        </w:r>
        <w:r w:rsidR="00D30D1F">
          <w:t xml:space="preserve"> </w:t>
        </w:r>
        <w:r w:rsidR="00D30D1F" w:rsidRPr="003D0901">
          <w:rPr>
            <w:b/>
            <w:rPrChange w:id="390" w:author="Valentin Dimitrov" w:date="2017-07-11T12:13:00Z">
              <w:rPr/>
            </w:rPrChange>
          </w:rPr>
          <w:t>the</w:t>
        </w:r>
        <w:r w:rsidR="00D30D1F">
          <w:t xml:space="preserve"> </w:t>
        </w:r>
        <w:r w:rsidR="00D30D1F" w:rsidRPr="003D0901">
          <w:rPr>
            <w:b/>
            <w:rPrChange w:id="391" w:author="Valentin Dimitrov" w:date="2017-07-11T12:13:00Z">
              <w:rPr/>
            </w:rPrChange>
          </w:rPr>
          <w:t>power</w:t>
        </w:r>
        <w:r w:rsidR="00D30D1F">
          <w:t xml:space="preserve"> of each Bende</w:t>
        </w:r>
        <w:r w:rsidR="00463E44">
          <w:t xml:space="preserve">r </w:t>
        </w:r>
      </w:ins>
      <w:ins w:id="392" w:author="Valentin Dimitrov" w:date="2017-07-11T12:13:00Z">
        <w:r w:rsidR="00463E44" w:rsidRPr="003D0901">
          <w:rPr>
            <w:b/>
            <w:rPrChange w:id="393" w:author="Valentin Dimitrov" w:date="2017-07-11T12:13:00Z">
              <w:rPr/>
            </w:rPrChange>
          </w:rPr>
          <w:t>by</w:t>
        </w:r>
        <w:r w:rsidR="00463E44">
          <w:t xml:space="preserve"> their </w:t>
        </w:r>
        <w:r w:rsidR="00463E44" w:rsidRPr="003D0901">
          <w:rPr>
            <w:b/>
            <w:rPrChange w:id="394" w:author="Valentin Dimitrov" w:date="2017-07-11T12:14:00Z">
              <w:rPr/>
            </w:rPrChange>
          </w:rPr>
          <w:t xml:space="preserve">specific </w:t>
        </w:r>
      </w:ins>
      <w:ins w:id="395" w:author="Valentin Dimitrov" w:date="2017-07-12T13:03:00Z">
        <w:r w:rsidR="001E00E1">
          <w:rPr>
            <w:b/>
          </w:rPr>
          <w:t>field</w:t>
        </w:r>
      </w:ins>
      <w:ins w:id="396" w:author="Valentin Dimitrov" w:date="2017-07-11T12:13:00Z">
        <w:r w:rsidR="00463E44">
          <w:t xml:space="preserve"> (</w:t>
        </w:r>
        <w:r w:rsidR="00463E44" w:rsidRPr="00C90F9D">
          <w:rPr>
            <w:rStyle w:val="CodeChar"/>
            <w:lang w:val="en-AU"/>
          </w:rPr>
          <w:t>aerialIntegrity</w:t>
        </w:r>
        <w:r w:rsidR="00463E44">
          <w:rPr>
            <w:rStyle w:val="CodeChar"/>
            <w:lang w:val="en-AU"/>
          </w:rPr>
          <w:t xml:space="preserve"> </w:t>
        </w:r>
        <w:r w:rsidR="00463E44" w:rsidRPr="00463E44">
          <w:rPr>
            <w:rPrChange w:id="397" w:author="Valentin Dimitrov" w:date="2017-07-11T12:13:00Z">
              <w:rPr>
                <w:rStyle w:val="CodeChar"/>
                <w:lang w:val="en-AU"/>
              </w:rPr>
            </w:rPrChange>
          </w:rPr>
          <w:t>and etc</w:t>
        </w:r>
      </w:ins>
      <w:ins w:id="398" w:author="Valentin Dimitrov" w:date="2017-07-11T12:14:00Z">
        <w:r w:rsidR="00B1140D">
          <w:t>.</w:t>
        </w:r>
      </w:ins>
      <w:ins w:id="399" w:author="Valentin Dimitrov" w:date="2017-07-11T12:13:00Z">
        <w:r w:rsidR="00463E44">
          <w:t>)</w:t>
        </w:r>
      </w:ins>
      <w:ins w:id="400" w:author="Valentin Dimitrov" w:date="2017-07-11T12:14:00Z">
        <w:r w:rsidR="00B1140D">
          <w:t>. At the same time each Bender should be able to provide his power</w:t>
        </w:r>
      </w:ins>
      <w:ins w:id="401" w:author="Valentin Dimitrov" w:date="2017-07-12T13:03:00Z">
        <w:r w:rsidR="00223071">
          <w:t xml:space="preserve"> and each of them will </w:t>
        </w:r>
      </w:ins>
      <w:ins w:id="402" w:author="Valentin Dimitrov" w:date="2017-07-12T13:04:00Z">
        <w:r w:rsidR="00223071">
          <w:t>have this action but will calculate it through its own way.</w:t>
        </w:r>
      </w:ins>
      <w:ins w:id="403" w:author="Valentin Dimitrov" w:date="2017-07-11T12:14:00Z">
        <w:r w:rsidR="00B1140D">
          <w:t xml:space="preserve"> </w:t>
        </w:r>
      </w:ins>
      <w:ins w:id="404" w:author="Valentin Dimitrov" w:date="2017-07-12T13:05:00Z">
        <w:r w:rsidR="00223071">
          <w:t>T</w:t>
        </w:r>
      </w:ins>
      <w:ins w:id="405" w:author="Valentin Dimitrov" w:date="2017-07-11T12:14:00Z">
        <w:r w:rsidR="00B1140D">
          <w:t xml:space="preserve">his will result in an </w:t>
        </w:r>
        <w:r w:rsidR="00B1140D" w:rsidRPr="00B1140D">
          <w:rPr>
            <w:b/>
            <w:rPrChange w:id="406" w:author="Valentin Dimitrov" w:date="2017-07-11T12:15:00Z">
              <w:rPr/>
            </w:rPrChange>
          </w:rPr>
          <w:t>abstract method</w:t>
        </w:r>
        <w:r w:rsidR="00B1140D">
          <w:t xml:space="preserve"> which we will place </w:t>
        </w:r>
        <w:r w:rsidR="00B1140D" w:rsidRPr="00B1140D">
          <w:rPr>
            <w:b/>
            <w:rPrChange w:id="407" w:author="Valentin Dimitrov" w:date="2017-07-11T12:15:00Z">
              <w:rPr/>
            </w:rPrChange>
          </w:rPr>
          <w:t>in the abstract class</w:t>
        </w:r>
        <w:r w:rsidR="00B1140D">
          <w:t xml:space="preserve"> </w:t>
        </w:r>
      </w:ins>
      <w:ins w:id="408" w:author="Valentin Dimitrov" w:date="2017-07-11T12:15:00Z">
        <w:r w:rsidR="00B1140D">
          <w:t>–</w:t>
        </w:r>
      </w:ins>
      <w:ins w:id="409" w:author="Valentin Dimitrov" w:date="2017-07-11T12:14:00Z">
        <w:r w:rsidR="00B1140D">
          <w:t xml:space="preserve"> Bender </w:t>
        </w:r>
      </w:ins>
      <w:ins w:id="410" w:author="Valentin Dimitrov" w:date="2017-07-11T12:15:00Z">
        <w:r w:rsidR="00B1140D">
          <w:t xml:space="preserve">and </w:t>
        </w:r>
        <w:r w:rsidR="00B1140D" w:rsidRPr="00B1140D">
          <w:rPr>
            <w:b/>
            <w:rPrChange w:id="411" w:author="Valentin Dimitrov" w:date="2017-07-11T12:15:00Z">
              <w:rPr/>
            </w:rPrChange>
          </w:rPr>
          <w:t>then override</w:t>
        </w:r>
        <w:r w:rsidR="00B1140D">
          <w:t xml:space="preserve"> in each </w:t>
        </w:r>
        <w:r w:rsidR="00B1140D" w:rsidRPr="00B1140D">
          <w:rPr>
            <w:b/>
            <w:rPrChange w:id="412" w:author="Valentin Dimitrov" w:date="2017-07-11T12:15:00Z">
              <w:rPr/>
            </w:rPrChange>
          </w:rPr>
          <w:t>specific class</w:t>
        </w:r>
        <w:r w:rsidR="00B1140D">
          <w:rPr>
            <w:b/>
          </w:rPr>
          <w:t>.</w:t>
        </w:r>
      </w:ins>
    </w:p>
    <w:p w:rsidR="00200519" w:rsidRDefault="00200519">
      <w:pPr>
        <w:keepNext/>
        <w:rPr>
          <w:ins w:id="413" w:author="Valentin Dimitrov" w:date="2017-07-11T12:26:00Z"/>
        </w:rPr>
        <w:pPrChange w:id="414" w:author="Valentin Dimitrov" w:date="2017-07-11T12:17:00Z">
          <w:pPr/>
        </w:pPrChange>
      </w:pPr>
      <w:ins w:id="415" w:author="Valentin Dimitrov" w:date="2017-07-11T12:26:00Z">
        <w:r>
          <w:rPr>
            <w:noProof/>
          </w:rPr>
          <w:drawing>
            <wp:inline distT="0" distB="0" distL="0" distR="0" wp14:anchorId="7BFEF8BE" wp14:editId="5E1A7D3B">
              <wp:extent cx="3838575" cy="1343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1343025"/>
                      </a:xfrm>
                      <a:prstGeom prst="rect">
                        <a:avLst/>
                      </a:prstGeom>
                    </pic:spPr>
                  </pic:pic>
                </a:graphicData>
              </a:graphic>
            </wp:inline>
          </w:drawing>
        </w:r>
      </w:ins>
    </w:p>
    <w:p w:rsidR="00797990" w:rsidRDefault="00ED5DB0">
      <w:pPr>
        <w:keepNext/>
        <w:rPr>
          <w:ins w:id="416" w:author="Valentin Dimitrov" w:date="2017-07-11T12:28:00Z"/>
        </w:rPr>
        <w:pPrChange w:id="417" w:author="Valentin Dimitrov" w:date="2017-07-11T12:17:00Z">
          <w:pPr/>
        </w:pPrChange>
      </w:pPr>
      <w:ins w:id="418" w:author="Valentin Dimitrov" w:date="2017-07-11T12:26:00Z">
        <w:r>
          <w:t xml:space="preserve">Below is shown an example of </w:t>
        </w:r>
      </w:ins>
      <w:ins w:id="419" w:author="Valentin Dimitrov" w:date="2017-07-11T12:27:00Z">
        <w:r>
          <w:t xml:space="preserve">the way you should override the abstract method in each specific Bender class. The rest is left to you as it is </w:t>
        </w:r>
      </w:ins>
      <w:ins w:id="420" w:author="Valentin Dimitrov" w:date="2017-07-11T12:28:00Z">
        <w:r w:rsidRPr="005476E0">
          <w:t>analogously</w:t>
        </w:r>
      </w:ins>
      <w:ins w:id="421" w:author="Valentin Dimitrov" w:date="2017-07-11T12:27:00Z">
        <w:r>
          <w:t>.</w:t>
        </w:r>
      </w:ins>
    </w:p>
    <w:p w:rsidR="002C273A" w:rsidRDefault="00ED5DB0">
      <w:pPr>
        <w:rPr>
          <w:ins w:id="422" w:author="Valentin Dimitrov" w:date="2017-07-11T12:31:00Z"/>
        </w:rPr>
        <w:pPrChange w:id="423" w:author="Valentin Dimitrov" w:date="2017-07-11T12:31:00Z">
          <w:pPr>
            <w:pStyle w:val="Heading2"/>
          </w:pPr>
        </w:pPrChange>
      </w:pPr>
      <w:ins w:id="424" w:author="Valentin Dimitrov" w:date="2017-07-11T12:27:00Z">
        <w:r>
          <w:t xml:space="preserve"> </w:t>
        </w:r>
      </w:ins>
      <w:ins w:id="425" w:author="Valentin Dimitrov" w:date="2017-07-11T12:29:00Z">
        <w:r w:rsidR="00797990">
          <w:rPr>
            <w:noProof/>
          </w:rPr>
          <w:drawing>
            <wp:inline distT="0" distB="0" distL="0" distR="0" wp14:anchorId="1E26455A" wp14:editId="6577F418">
              <wp:extent cx="6626225" cy="17367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1736725"/>
                      </a:xfrm>
                      <a:prstGeom prst="rect">
                        <a:avLst/>
                      </a:prstGeom>
                    </pic:spPr>
                  </pic:pic>
                </a:graphicData>
              </a:graphic>
            </wp:inline>
          </w:drawing>
        </w:r>
      </w:ins>
    </w:p>
    <w:p w:rsidR="00546BB8" w:rsidRPr="002C273A" w:rsidDel="007203C3" w:rsidRDefault="00546BB8">
      <w:pPr>
        <w:pStyle w:val="Heading3"/>
        <w:rPr>
          <w:del w:id="426" w:author="Valentin Dimitrov" w:date="2017-07-11T11:36:00Z"/>
        </w:rPr>
      </w:pPr>
      <w:del w:id="427" w:author="Valentin Dimitrov" w:date="2017-07-11T11:36:00Z">
        <w:r w:rsidRPr="002C273A" w:rsidDel="007203C3">
          <w:rPr>
            <w:b w:val="0"/>
          </w:rPr>
          <w:delText>Hints</w:delText>
        </w:r>
      </w:del>
    </w:p>
    <w:p w:rsidR="00546BB8" w:rsidDel="007203C3" w:rsidRDefault="00546BB8">
      <w:pPr>
        <w:pStyle w:val="Heading3"/>
        <w:rPr>
          <w:del w:id="428" w:author="Valentin Dimitrov" w:date="2017-07-11T11:36:00Z"/>
        </w:rPr>
        <w:pPrChange w:id="429" w:author="Valentin Dimitrov" w:date="2017-07-11T12:32:00Z">
          <w:pPr/>
        </w:pPrChange>
      </w:pPr>
      <w:del w:id="430" w:author="Valentin Dimitrov" w:date="2017-07-11T11:36:00Z">
        <w:r w:rsidDel="007203C3">
          <w:delText>Read the input and parse them to numbers:</w:delText>
        </w:r>
      </w:del>
    </w:p>
    <w:p w:rsidR="00546BB8" w:rsidDel="007203C3" w:rsidRDefault="00546BB8">
      <w:pPr>
        <w:pStyle w:val="Heading3"/>
        <w:rPr>
          <w:del w:id="431" w:author="Valentin Dimitrov" w:date="2017-07-11T11:36:00Z"/>
        </w:rPr>
        <w:pPrChange w:id="432" w:author="Valentin Dimitrov" w:date="2017-07-11T12:32:00Z">
          <w:pPr>
            <w:ind w:firstLine="284"/>
          </w:pPr>
        </w:pPrChange>
      </w:pPr>
      <w:del w:id="433" w:author="Valentin Dimitrov" w:date="2017-07-11T11:36:00Z">
        <w:r w:rsidRPr="001703A1" w:rsidDel="007203C3">
          <w:rPr>
            <w:noProof/>
          </w:rPr>
          <w:drawing>
            <wp:inline distT="0" distB="0" distL="0" distR="0" wp14:anchorId="43EE84DA" wp14:editId="306B77B0">
              <wp:extent cx="2620800" cy="8640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0800" cy="864000"/>
                      </a:xfrm>
                      <a:prstGeom prst="rect">
                        <a:avLst/>
                      </a:prstGeom>
                    </pic:spPr>
                  </pic:pic>
                </a:graphicData>
              </a:graphic>
            </wp:inline>
          </w:drawing>
        </w:r>
      </w:del>
    </w:p>
    <w:p w:rsidR="00546BB8" w:rsidDel="007203C3" w:rsidRDefault="00546BB8">
      <w:pPr>
        <w:pStyle w:val="Heading3"/>
        <w:rPr>
          <w:del w:id="434" w:author="Valentin Dimitrov" w:date="2017-07-11T11:36:00Z"/>
        </w:rPr>
        <w:pPrChange w:id="435" w:author="Valentin Dimitrov" w:date="2017-07-11T12:32:00Z">
          <w:pPr/>
        </w:pPrChange>
      </w:pPr>
      <w:del w:id="436" w:author="Valentin Dimitrov" w:date="2017-07-11T11:36:00Z">
        <w:r w:rsidDel="007203C3">
          <w:delText>Note: If you don’t parse the input strings to numbers</w:delText>
        </w:r>
        <w:r w:rsidR="00735A0E" w:rsidDel="007203C3">
          <w:delText xml:space="preserve"> and you compare them by </w:delText>
        </w:r>
        <w:r w:rsidR="00735A0E" w:rsidRPr="00735A0E" w:rsidDel="007203C3">
          <w:rPr>
            <w:rStyle w:val="CodeChar"/>
          </w:rPr>
          <w:delText>if</w:delText>
        </w:r>
        <w:r w:rsidR="00735A0E" w:rsidDel="007203C3">
          <w:delText>-condition</w:delText>
        </w:r>
        <w:r w:rsidDel="007203C3">
          <w:delText>, your code will compare the string values instead the number values and thus 5 might be bigger than 11.</w:delText>
        </w:r>
      </w:del>
    </w:p>
    <w:p w:rsidR="00546BB8" w:rsidDel="007203C3" w:rsidRDefault="00742056">
      <w:pPr>
        <w:pStyle w:val="Heading3"/>
        <w:rPr>
          <w:del w:id="437" w:author="Valentin Dimitrov" w:date="2017-07-11T11:36:00Z"/>
        </w:rPr>
        <w:pPrChange w:id="438" w:author="Valentin Dimitrov" w:date="2017-07-11T12:32:00Z">
          <w:pPr/>
        </w:pPrChange>
      </w:pPr>
      <w:del w:id="439" w:author="Valentin Dimitrov" w:date="2017-07-11T11:36:00Z">
        <w:r w:rsidDel="007203C3">
          <w:delText>You may u</w:delText>
        </w:r>
        <w:r w:rsidR="00546BB8" w:rsidDel="007203C3">
          <w:delText xml:space="preserve">se </w:delText>
        </w:r>
        <w:r w:rsidR="00546BB8" w:rsidRPr="001703A1" w:rsidDel="007203C3">
          <w:rPr>
            <w:rStyle w:val="CodeChar"/>
          </w:rPr>
          <w:delText>Math.max(nu</w:delText>
        </w:r>
        <w:r w:rsidR="00546BB8" w:rsidDel="007203C3">
          <w:rPr>
            <w:rStyle w:val="CodeChar"/>
          </w:rPr>
          <w:delText>m</w:delText>
        </w:r>
        <w:r w:rsidR="00546BB8" w:rsidRPr="001703A1" w:rsidDel="007203C3">
          <w:rPr>
            <w:rStyle w:val="CodeChar"/>
          </w:rPr>
          <w:delText>1,</w:delText>
        </w:r>
        <w:r w:rsidR="00546BB8" w:rsidDel="007203C3">
          <w:delText xml:space="preserve"> </w:delText>
        </w:r>
        <w:r w:rsidR="00546BB8" w:rsidRPr="001703A1" w:rsidDel="007203C3">
          <w:rPr>
            <w:rStyle w:val="CodeChar"/>
          </w:rPr>
          <w:delText>num2,</w:delText>
        </w:r>
        <w:r w:rsidR="00546BB8" w:rsidDel="007203C3">
          <w:delText xml:space="preserve"> </w:delText>
        </w:r>
        <w:r w:rsidR="00546BB8" w:rsidRPr="001703A1" w:rsidDel="007203C3">
          <w:rPr>
            <w:rStyle w:val="CodeChar"/>
          </w:rPr>
          <w:delText>num3)</w:delText>
        </w:r>
        <w:r w:rsidR="00546BB8" w:rsidDel="007203C3">
          <w:delText xml:space="preserve"> to find the biggest number.</w:delText>
        </w:r>
        <w:r w:rsidDel="007203C3">
          <w:delText xml:space="preserve"> It will automatically convert strings to numbers, so parsing the input elements to number might not be </w:delText>
        </w:r>
        <w:r w:rsidR="00735A0E" w:rsidDel="007203C3">
          <w:delText>obligatory</w:delText>
        </w:r>
        <w:r w:rsidDel="007203C3">
          <w:delText>. Your code might look like this:</w:delText>
        </w:r>
      </w:del>
    </w:p>
    <w:p w:rsidR="00742056" w:rsidDel="007203C3" w:rsidRDefault="00735A0E">
      <w:pPr>
        <w:pStyle w:val="Heading3"/>
        <w:rPr>
          <w:del w:id="440" w:author="Valentin Dimitrov" w:date="2017-07-11T11:36:00Z"/>
        </w:rPr>
        <w:pPrChange w:id="441" w:author="Valentin Dimitrov" w:date="2017-07-11T12:32:00Z">
          <w:pPr>
            <w:ind w:firstLine="284"/>
          </w:pPr>
        </w:pPrChange>
      </w:pPr>
      <w:del w:id="442" w:author="Valentin Dimitrov" w:date="2017-07-11T11:36:00Z">
        <w:r w:rsidRPr="00735A0E" w:rsidDel="007203C3">
          <w:rPr>
            <w:noProof/>
          </w:rPr>
          <w:drawing>
            <wp:inline distT="0" distB="0" distL="0" distR="0" wp14:anchorId="25DB6245" wp14:editId="6C55C7E8">
              <wp:extent cx="3740400" cy="11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0400" cy="1148400"/>
                      </a:xfrm>
                      <a:prstGeom prst="rect">
                        <a:avLst/>
                      </a:prstGeom>
                    </pic:spPr>
                  </pic:pic>
                </a:graphicData>
              </a:graphic>
            </wp:inline>
          </w:drawing>
        </w:r>
      </w:del>
    </w:p>
    <w:p w:rsidR="00742056" w:rsidDel="007203C3" w:rsidRDefault="00742056">
      <w:pPr>
        <w:pStyle w:val="Heading3"/>
        <w:rPr>
          <w:del w:id="443" w:author="Valentin Dimitrov" w:date="2017-07-11T11:36:00Z"/>
        </w:rPr>
        <w:pPrChange w:id="444" w:author="Valentin Dimitrov" w:date="2017-07-11T12:32:00Z">
          <w:pPr/>
        </w:pPrChange>
      </w:pPr>
      <w:del w:id="445" w:author="Valentin Dimitrov" w:date="2017-07-11T11:36:00Z">
        <w:r w:rsidRPr="00BA1428" w:rsidDel="007203C3">
          <w:delText>Test the above code locally</w:delText>
        </w:r>
        <w:r w:rsidDel="007203C3">
          <w:delText xml:space="preserve"> by invoking the </w:delText>
        </w:r>
        <w:r w:rsidRPr="00735A0E" w:rsidDel="007203C3">
          <w:rPr>
            <w:rStyle w:val="CodeChar"/>
          </w:rPr>
          <w:delText>biggestNumber</w:delText>
        </w:r>
        <w:r w:rsidR="00735A0E" w:rsidRPr="00735A0E" w:rsidDel="007203C3">
          <w:rPr>
            <w:rStyle w:val="CodeChar"/>
          </w:rPr>
          <w:delText>()</w:delText>
        </w:r>
        <w:r w:rsidDel="007203C3">
          <w:delText xml:space="preserve"> function </w:delText>
        </w:r>
        <w:r w:rsidR="00735A0E" w:rsidDel="007203C3">
          <w:delText>like this</w:delText>
        </w:r>
        <w:r w:rsidDel="007203C3">
          <w:delText>:</w:delText>
        </w:r>
      </w:del>
    </w:p>
    <w:p w:rsidR="00742056" w:rsidDel="007203C3" w:rsidRDefault="00742056">
      <w:pPr>
        <w:pStyle w:val="Heading3"/>
        <w:rPr>
          <w:del w:id="446" w:author="Valentin Dimitrov" w:date="2017-07-11T11:36:00Z"/>
        </w:rPr>
        <w:pPrChange w:id="447" w:author="Valentin Dimitrov" w:date="2017-07-11T12:32:00Z">
          <w:pPr>
            <w:ind w:firstLine="284"/>
          </w:pPr>
        </w:pPrChange>
      </w:pPr>
      <w:del w:id="448" w:author="Valentin Dimitrov" w:date="2017-07-11T11:36:00Z">
        <w:r w:rsidDel="007203C3">
          <w:rPr>
            <w:noProof/>
          </w:rPr>
          <w:drawing>
            <wp:inline distT="0" distB="0" distL="0" distR="0" wp14:anchorId="31E2FD21" wp14:editId="6C15998D">
              <wp:extent cx="3182400" cy="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2400" cy="540000"/>
                      </a:xfrm>
                      <a:prstGeom prst="rect">
                        <a:avLst/>
                      </a:prstGeom>
                    </pic:spPr>
                  </pic:pic>
                </a:graphicData>
              </a:graphic>
            </wp:inline>
          </w:drawing>
        </w:r>
      </w:del>
    </w:p>
    <w:p w:rsidR="00546BB8" w:rsidDel="007203C3" w:rsidRDefault="00546BB8">
      <w:pPr>
        <w:pStyle w:val="Heading3"/>
        <w:rPr>
          <w:del w:id="449" w:author="Valentin Dimitrov" w:date="2017-07-11T11:36:00Z"/>
        </w:rPr>
        <w:pPrChange w:id="450" w:author="Valentin Dimitrov" w:date="2017-07-11T12:32:00Z">
          <w:pPr/>
        </w:pPrChange>
      </w:pPr>
      <w:del w:id="451" w:author="Valentin Dimitrov" w:date="2017-07-11T11:36:00Z">
        <w:r w:rsidRPr="00BA1428" w:rsidDel="007203C3">
          <w:delText>Test the above code locally</w:delText>
        </w:r>
        <w:r w:rsidDel="007203C3">
          <w:delText xml:space="preserve"> </w:delText>
        </w:r>
        <w:r w:rsidR="00742056" w:rsidDel="007203C3">
          <w:delText>in your Web browser:</w:delText>
        </w:r>
      </w:del>
    </w:p>
    <w:p w:rsidR="00546BB8" w:rsidDel="007203C3" w:rsidRDefault="00546BB8">
      <w:pPr>
        <w:pStyle w:val="Heading3"/>
        <w:rPr>
          <w:del w:id="452" w:author="Valentin Dimitrov" w:date="2017-07-11T11:36:00Z"/>
        </w:rPr>
        <w:pPrChange w:id="453" w:author="Valentin Dimitrov" w:date="2017-07-11T12:32:00Z">
          <w:pPr>
            <w:ind w:firstLine="284"/>
          </w:pPr>
        </w:pPrChange>
      </w:pPr>
      <w:del w:id="454" w:author="Valentin Dimitrov" w:date="2017-07-11T11:36:00Z">
        <w:r w:rsidDel="007203C3">
          <w:rPr>
            <w:noProof/>
          </w:rPr>
          <w:drawing>
            <wp:inline distT="0" distB="0" distL="0" distR="0" wp14:anchorId="13B0A9C4" wp14:editId="7B6D7B46">
              <wp:extent cx="4849200" cy="3852000"/>
              <wp:effectExtent l="19050" t="19050" r="27940"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9200" cy="3852000"/>
                      </a:xfrm>
                      <a:prstGeom prst="rect">
                        <a:avLst/>
                      </a:prstGeom>
                      <a:ln>
                        <a:solidFill>
                          <a:schemeClr val="bg1">
                            <a:lumMod val="75000"/>
                          </a:schemeClr>
                        </a:solidFill>
                      </a:ln>
                    </pic:spPr>
                  </pic:pic>
                </a:graphicData>
              </a:graphic>
            </wp:inline>
          </w:drawing>
        </w:r>
      </w:del>
    </w:p>
    <w:p w:rsidR="00546BB8" w:rsidDel="007203C3" w:rsidRDefault="00546BB8">
      <w:pPr>
        <w:pStyle w:val="Heading3"/>
        <w:rPr>
          <w:del w:id="455" w:author="Valentin Dimitrov" w:date="2017-07-11T11:36:00Z"/>
        </w:rPr>
        <w:pPrChange w:id="456" w:author="Valentin Dimitrov" w:date="2017-07-11T12:32:00Z">
          <w:pPr/>
        </w:pPrChange>
      </w:pPr>
      <w:del w:id="457" w:author="Valentin Dimitrov" w:date="2017-07-11T11:36:00Z">
        <w:r w:rsidDel="007203C3">
          <w:delText xml:space="preserve">Finally, submit your code in the judge system: </w:delText>
        </w:r>
        <w:r w:rsidR="00CA013A" w:rsidDel="007203C3">
          <w:fldChar w:fldCharType="begin"/>
        </w:r>
        <w:r w:rsidR="00CA013A" w:rsidDel="007203C3">
          <w:delInstrText xml:space="preserve"> HYPERLINK "https://judge.softuni.bg/Contests/Practice/Index/300" </w:delInstrText>
        </w:r>
        <w:r w:rsidR="00CA013A" w:rsidDel="007203C3">
          <w:fldChar w:fldCharType="separate"/>
        </w:r>
        <w:r w:rsidRPr="00005294" w:rsidDel="007203C3">
          <w:rPr>
            <w:rStyle w:val="Hyperlink"/>
          </w:rPr>
          <w:delText>https://judge.softuni.bg/Contests/Practice/Index/300</w:delText>
        </w:r>
        <w:r w:rsidR="00CA013A" w:rsidDel="007203C3">
          <w:rPr>
            <w:rStyle w:val="Hyperlink"/>
          </w:rPr>
          <w:fldChar w:fldCharType="end"/>
        </w:r>
        <w:r w:rsidDel="007203C3">
          <w:delText>.</w:delText>
        </w:r>
      </w:del>
    </w:p>
    <w:p w:rsidR="00546BB8" w:rsidDel="007203C3" w:rsidRDefault="00546BB8">
      <w:pPr>
        <w:pStyle w:val="Heading3"/>
        <w:rPr>
          <w:del w:id="458" w:author="Valentin Dimitrov" w:date="2017-07-11T11:36:00Z"/>
        </w:rPr>
        <w:pPrChange w:id="459" w:author="Valentin Dimitrov" w:date="2017-07-11T12:32:00Z">
          <w:pPr/>
        </w:pPrChange>
      </w:pPr>
      <w:del w:id="460" w:author="Valentin Dimitrov" w:date="2017-07-11T11:36:00Z">
        <w:r w:rsidDel="007203C3">
          <w:delText>Note: the above code might be shortened like this:</w:delText>
        </w:r>
      </w:del>
    </w:p>
    <w:p w:rsidR="00546BB8" w:rsidDel="007203C3" w:rsidRDefault="00546BB8">
      <w:pPr>
        <w:pStyle w:val="Heading3"/>
        <w:rPr>
          <w:del w:id="461" w:author="Valentin Dimitrov" w:date="2017-07-11T11:36:00Z"/>
        </w:rPr>
        <w:pPrChange w:id="462" w:author="Valentin Dimitrov" w:date="2017-07-11T12:32:00Z">
          <w:pPr/>
        </w:pPrChange>
      </w:pPr>
      <w:del w:id="463" w:author="Valentin Dimitrov" w:date="2017-07-11T11:36:00Z">
        <w:r w:rsidDel="007203C3">
          <w:tab/>
        </w:r>
        <w:r w:rsidDel="007203C3">
          <w:rPr>
            <w:noProof/>
          </w:rPr>
          <w:drawing>
            <wp:inline distT="0" distB="0" distL="0" distR="0" wp14:anchorId="321F19AD" wp14:editId="6E28D564">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400" cy="644400"/>
                      </a:xfrm>
                      <a:prstGeom prst="rect">
                        <a:avLst/>
                      </a:prstGeom>
                    </pic:spPr>
                  </pic:pic>
                </a:graphicData>
              </a:graphic>
            </wp:inline>
          </w:drawing>
        </w:r>
      </w:del>
    </w:p>
    <w:p w:rsidR="00546BB8" w:rsidDel="007203C3" w:rsidRDefault="00546BB8">
      <w:pPr>
        <w:pStyle w:val="Heading3"/>
        <w:rPr>
          <w:del w:id="464" w:author="Valentin Dimitrov" w:date="2017-07-11T11:36:00Z"/>
        </w:rPr>
        <w:pPrChange w:id="465" w:author="Valentin Dimitrov" w:date="2017-07-11T12:32:00Z">
          <w:pPr/>
        </w:pPrChange>
      </w:pPr>
      <w:del w:id="466" w:author="Valentin Dimitrov" w:date="2017-07-11T11:36:00Z">
        <w:r w:rsidDel="007203C3">
          <w:delText xml:space="preserve">The above code takes the input as array of 3 string variables </w:delText>
        </w:r>
        <w:r w:rsidRPr="006F45B9" w:rsidDel="007203C3">
          <w:rPr>
            <w:rStyle w:val="CodeChar"/>
          </w:rPr>
          <w:delText>num1</w:delText>
        </w:r>
        <w:r w:rsidDel="007203C3">
          <w:delText xml:space="preserve">, </w:delText>
        </w:r>
        <w:r w:rsidRPr="006F45B9" w:rsidDel="007203C3">
          <w:rPr>
            <w:rStyle w:val="CodeChar"/>
          </w:rPr>
          <w:delText>num2</w:delText>
        </w:r>
        <w:r w:rsidDel="007203C3">
          <w:delText xml:space="preserve"> and </w:delText>
        </w:r>
        <w:r w:rsidRPr="006F45B9" w:rsidDel="007203C3">
          <w:rPr>
            <w:rStyle w:val="CodeChar"/>
          </w:rPr>
          <w:delText>num3</w:delText>
        </w:r>
        <w:r w:rsidDel="007203C3">
          <w:delText xml:space="preserve">. Then the function </w:delText>
        </w:r>
        <w:r w:rsidRPr="006F45B9" w:rsidDel="007203C3">
          <w:rPr>
            <w:rStyle w:val="CodeChar"/>
          </w:rPr>
          <w:delText>Math.max(…)</w:delText>
        </w:r>
        <w:r w:rsidDel="007203C3">
          <w:delText xml:space="preserve"> converts its string arguments to numbers and returns the biggest of them.</w:delText>
        </w:r>
      </w:del>
    </w:p>
    <w:p w:rsidR="00546BB8" w:rsidDel="007203C3" w:rsidRDefault="00546BB8">
      <w:pPr>
        <w:pStyle w:val="Heading3"/>
        <w:rPr>
          <w:del w:id="467" w:author="Valentin Dimitrov" w:date="2017-07-11T11:36:00Z"/>
        </w:rPr>
        <w:pPrChange w:id="468" w:author="Valentin Dimitrov" w:date="2017-07-11T12:32:00Z">
          <w:pPr/>
        </w:pPrChange>
      </w:pPr>
      <w:del w:id="469" w:author="Valentin Dimitrov" w:date="2017-07-11T11:36:00Z">
        <w:r w:rsidDel="007203C3">
          <w:delText xml:space="preserve">You may shorten further your solution by making it an </w:delText>
        </w:r>
        <w:r w:rsidRPr="00902716" w:rsidDel="007203C3">
          <w:delText>arrow function</w:delText>
        </w:r>
        <w:r w:rsidDel="007203C3">
          <w:delText xml:space="preserve"> like the shown below:</w:delText>
        </w:r>
      </w:del>
    </w:p>
    <w:p w:rsidR="00546BB8" w:rsidDel="007203C3" w:rsidRDefault="00546BB8">
      <w:pPr>
        <w:pStyle w:val="Heading3"/>
        <w:rPr>
          <w:del w:id="470" w:author="Valentin Dimitrov" w:date="2017-07-11T11:36:00Z"/>
        </w:rPr>
        <w:pPrChange w:id="471" w:author="Valentin Dimitrov" w:date="2017-07-11T12:32:00Z">
          <w:pPr>
            <w:ind w:firstLine="284"/>
          </w:pPr>
        </w:pPrChange>
      </w:pPr>
      <w:del w:id="472" w:author="Valentin Dimitrov" w:date="2017-07-11T11:36:00Z">
        <w:r w:rsidDel="007203C3">
          <w:rPr>
            <w:noProof/>
          </w:rPr>
          <w:drawing>
            <wp:inline distT="0" distB="0" distL="0" distR="0" wp14:anchorId="2F8F4B79" wp14:editId="274F3B66">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3200" cy="194400"/>
                      </a:xfrm>
                      <a:prstGeom prst="rect">
                        <a:avLst/>
                      </a:prstGeom>
                    </pic:spPr>
                  </pic:pic>
                </a:graphicData>
              </a:graphic>
            </wp:inline>
          </w:drawing>
        </w:r>
      </w:del>
    </w:p>
    <w:p w:rsidR="00546BB8" w:rsidDel="007203C3" w:rsidRDefault="00546BB8">
      <w:pPr>
        <w:pStyle w:val="Heading3"/>
        <w:rPr>
          <w:del w:id="473" w:author="Valentin Dimitrov" w:date="2017-07-11T11:36:00Z"/>
          <w:lang w:val="bg-BG"/>
        </w:rPr>
        <w:pPrChange w:id="474" w:author="Valentin Dimitrov" w:date="2017-07-11T12:32:00Z">
          <w:pPr/>
        </w:pPrChange>
      </w:pPr>
      <w:del w:id="475" w:author="Valentin Dimitrov" w:date="2017-07-11T11:36:00Z">
        <w:r w:rsidDel="007203C3">
          <w:delText xml:space="preserve">The </w:delText>
        </w:r>
        <w:r w:rsidRPr="00902716" w:rsidDel="007203C3">
          <w:delText>judge</w:delText>
        </w:r>
        <w:r w:rsidDel="007203C3">
          <w:delText xml:space="preserve"> system will </w:delText>
        </w:r>
        <w:r w:rsidRPr="00902716" w:rsidDel="007203C3">
          <w:delText>accept</w:delText>
        </w:r>
        <w:r w:rsidDel="007203C3">
          <w:delText xml:space="preserve"> the above solution as correct.</w:delText>
        </w:r>
      </w:del>
    </w:p>
    <w:p w:rsidR="00546BB8" w:rsidDel="007203C3" w:rsidRDefault="00546BB8">
      <w:pPr>
        <w:pStyle w:val="Heading3"/>
        <w:rPr>
          <w:del w:id="476" w:author="Valentin Dimitrov" w:date="2017-07-11T11:36:00Z"/>
        </w:rPr>
        <w:pPrChange w:id="477" w:author="Valentin Dimitrov" w:date="2017-07-11T12:32:00Z">
          <w:pPr/>
        </w:pPrChange>
      </w:pPr>
      <w:del w:id="478" w:author="Valentin Dimitrov" w:date="2017-07-11T11:36:00Z">
        <w:r w:rsidDel="007203C3">
          <w:delText xml:space="preserve">In the judge you can also </w:delText>
        </w:r>
        <w:r w:rsidRPr="00902716" w:rsidDel="007203C3">
          <w:delText>return the expected result</w:delText>
        </w:r>
        <w:r w:rsidDel="007203C3">
          <w:delText xml:space="preserve"> instead of printing it at the console, so the following solution will also be accepted by the judge, as well:</w:delText>
        </w:r>
      </w:del>
    </w:p>
    <w:p w:rsidR="00546BB8" w:rsidRPr="00902716" w:rsidDel="007203C3" w:rsidRDefault="00546BB8">
      <w:pPr>
        <w:pStyle w:val="Heading3"/>
        <w:rPr>
          <w:del w:id="479" w:author="Valentin Dimitrov" w:date="2017-07-11T11:36:00Z"/>
        </w:rPr>
        <w:pPrChange w:id="480" w:author="Valentin Dimitrov" w:date="2017-07-11T12:32:00Z">
          <w:pPr>
            <w:ind w:firstLine="284"/>
          </w:pPr>
        </w:pPrChange>
      </w:pPr>
      <w:del w:id="481" w:author="Valentin Dimitrov" w:date="2017-07-11T11:36:00Z">
        <w:r w:rsidDel="007203C3">
          <w:rPr>
            <w:noProof/>
          </w:rPr>
          <w:drawing>
            <wp:inline distT="0" distB="0" distL="0" distR="0" wp14:anchorId="25A674C0" wp14:editId="7DD9A22B">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800" cy="176400"/>
                      </a:xfrm>
                      <a:prstGeom prst="rect">
                        <a:avLst/>
                      </a:prstGeom>
                    </pic:spPr>
                  </pic:pic>
                </a:graphicData>
              </a:graphic>
            </wp:inline>
          </w:drawing>
        </w:r>
      </w:del>
    </w:p>
    <w:p w:rsidR="00546BB8" w:rsidDel="007203C3" w:rsidRDefault="00546BB8">
      <w:pPr>
        <w:pStyle w:val="Heading3"/>
        <w:rPr>
          <w:del w:id="482" w:author="Valentin Dimitrov" w:date="2017-07-11T11:36:00Z"/>
        </w:rPr>
        <w:pPrChange w:id="483" w:author="Valentin Dimitrov" w:date="2017-07-11T12:32:00Z">
          <w:pPr/>
        </w:pPrChange>
      </w:pPr>
      <w:del w:id="484" w:author="Valentin Dimitrov" w:date="2017-07-11T11:36:00Z">
        <w:r w:rsidDel="007203C3">
          <w:delText>The above code could be even further shortened like this:</w:delText>
        </w:r>
      </w:del>
    </w:p>
    <w:p w:rsidR="00546BB8" w:rsidRPr="00902716" w:rsidDel="007203C3" w:rsidRDefault="00546BB8">
      <w:pPr>
        <w:pStyle w:val="Heading3"/>
        <w:rPr>
          <w:del w:id="485" w:author="Valentin Dimitrov" w:date="2017-07-11T11:36:00Z"/>
          <w:lang w:val="bg-BG"/>
        </w:rPr>
        <w:pPrChange w:id="486" w:author="Valentin Dimitrov" w:date="2017-07-11T12:32:00Z">
          <w:pPr>
            <w:ind w:firstLine="284"/>
          </w:pPr>
        </w:pPrChange>
      </w:pPr>
      <w:del w:id="487" w:author="Valentin Dimitrov" w:date="2017-07-11T11:36:00Z">
        <w:r w:rsidDel="007203C3">
          <w:rPr>
            <w:noProof/>
          </w:rPr>
          <w:drawing>
            <wp:inline distT="0" distB="0" distL="0" distR="0" wp14:anchorId="212F4335" wp14:editId="2D321E33">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400" cy="223200"/>
                      </a:xfrm>
                      <a:prstGeom prst="rect">
                        <a:avLst/>
                      </a:prstGeom>
                    </pic:spPr>
                  </pic:pic>
                </a:graphicData>
              </a:graphic>
            </wp:inline>
          </w:drawing>
        </w:r>
      </w:del>
    </w:p>
    <w:p w:rsidR="00546BB8" w:rsidDel="007203C3" w:rsidRDefault="00546BB8">
      <w:pPr>
        <w:pStyle w:val="Heading3"/>
        <w:rPr>
          <w:del w:id="488" w:author="Valentin Dimitrov" w:date="2017-07-11T11:36:00Z"/>
        </w:rPr>
        <w:pPrChange w:id="489" w:author="Valentin Dimitrov" w:date="2017-07-11T12:32:00Z">
          <w:pPr/>
        </w:pPrChange>
      </w:pPr>
      <w:del w:id="490" w:author="Valentin Dimitrov" w:date="2017-07-11T11:36:00Z">
        <w:r w:rsidDel="007203C3">
          <w:delText>The judge system will accept the above arrow function as correct solution, passing all the tests.</w:delText>
        </w:r>
      </w:del>
    </w:p>
    <w:p w:rsidR="00546BB8" w:rsidDel="007203C3" w:rsidRDefault="00546BB8">
      <w:pPr>
        <w:pStyle w:val="Heading3"/>
        <w:rPr>
          <w:del w:id="491" w:author="Valentin Dimitrov" w:date="2017-07-11T11:36:00Z"/>
        </w:rPr>
        <w:pPrChange w:id="492" w:author="Valentin Dimitrov" w:date="2017-07-11T12:32:00Z">
          <w:pPr/>
        </w:pPrChange>
      </w:pPr>
      <w:del w:id="493" w:author="Valentin Dimitrov" w:date="2017-07-11T11:36:00Z">
        <w:r w:rsidDel="007203C3">
          <w:delText>Enjoy!</w:delText>
        </w:r>
      </w:del>
    </w:p>
    <w:p w:rsidR="00333CFE" w:rsidDel="002C273A" w:rsidRDefault="00E5518D">
      <w:pPr>
        <w:pStyle w:val="Heading3"/>
        <w:rPr>
          <w:del w:id="494" w:author="Valentin Dimitrov" w:date="2017-07-11T12:31:00Z"/>
        </w:rPr>
        <w:pPrChange w:id="495" w:author="Valentin Dimitrov" w:date="2017-07-11T12:32:00Z">
          <w:pPr>
            <w:pStyle w:val="Heading2"/>
          </w:pPr>
        </w:pPrChange>
      </w:pPr>
      <w:del w:id="496" w:author="Valentin Dimitrov" w:date="2017-07-11T12:31:00Z">
        <w:r w:rsidDel="002C273A">
          <w:delText>Point in Rectangle</w:delText>
        </w:r>
      </w:del>
    </w:p>
    <w:p w:rsidR="00E5518D" w:rsidDel="002C273A" w:rsidRDefault="00E5518D">
      <w:pPr>
        <w:pStyle w:val="Heading3"/>
        <w:rPr>
          <w:del w:id="497" w:author="Valentin Dimitrov" w:date="2017-07-11T12:31:00Z"/>
        </w:rPr>
        <w:pPrChange w:id="498" w:author="Valentin Dimitrov" w:date="2017-07-11T12:32:00Z">
          <w:pPr/>
        </w:pPrChange>
      </w:pPr>
      <w:del w:id="499" w:author="Valentin Dimitrov" w:date="2017-07-11T12:31:00Z">
        <w:r w:rsidDel="002C273A">
          <w:delText>Write a JS function that takes as input 6 numbers</w:delText>
        </w:r>
        <w:r w:rsidR="00644924" w:rsidDel="002C273A">
          <w:delText xml:space="preserve"> </w:delText>
        </w:r>
        <w:r w:rsidR="00644924" w:rsidRPr="00644924" w:rsidDel="002C273A">
          <w:rPr>
            <w:rStyle w:val="CodeChar"/>
          </w:rPr>
          <w:delText>x</w:delText>
        </w:r>
        <w:r w:rsidR="00644924" w:rsidDel="002C273A">
          <w:delText xml:space="preserve">, </w:delText>
        </w:r>
        <w:r w:rsidR="00644924" w:rsidRPr="00644924" w:rsidDel="002C273A">
          <w:rPr>
            <w:rStyle w:val="CodeChar"/>
          </w:rPr>
          <w:delText>y</w:delText>
        </w:r>
        <w:r w:rsidR="00644924" w:rsidDel="002C273A">
          <w:delText>,</w:delText>
        </w:r>
        <w:r w:rsidDel="002C273A">
          <w:delText xml:space="preserve"> </w:delText>
        </w:r>
        <w:r w:rsidRPr="00644924" w:rsidDel="002C273A">
          <w:rPr>
            <w:rStyle w:val="CodeChar"/>
          </w:rPr>
          <w:delText>x</w:delText>
        </w:r>
        <w:r w:rsidR="00644924" w:rsidRPr="00644924" w:rsidDel="002C273A">
          <w:rPr>
            <w:rStyle w:val="CodeChar"/>
          </w:rPr>
          <w:delText>Min</w:delText>
        </w:r>
        <w:r w:rsidDel="002C273A">
          <w:delText xml:space="preserve">, </w:delText>
        </w:r>
        <w:r w:rsidR="001A2DD2" w:rsidDel="002C273A">
          <w:rPr>
            <w:rStyle w:val="CodeChar"/>
          </w:rPr>
          <w:delText>x</w:delText>
        </w:r>
        <w:r w:rsidR="00644924" w:rsidRPr="00644924" w:rsidDel="002C273A">
          <w:rPr>
            <w:rStyle w:val="CodeChar"/>
          </w:rPr>
          <w:delText>M</w:delText>
        </w:r>
        <w:r w:rsidR="001A2DD2" w:rsidDel="002C273A">
          <w:rPr>
            <w:rStyle w:val="CodeChar"/>
          </w:rPr>
          <w:delText>ax</w:delText>
        </w:r>
        <w:r w:rsidDel="002C273A">
          <w:delText xml:space="preserve">, </w:delText>
        </w:r>
        <w:r w:rsidR="001A2DD2" w:rsidDel="002C273A">
          <w:rPr>
            <w:rStyle w:val="CodeChar"/>
          </w:rPr>
          <w:delText>y</w:delText>
        </w:r>
        <w:r w:rsidR="00644924" w:rsidRPr="00644924" w:rsidDel="002C273A">
          <w:rPr>
            <w:rStyle w:val="CodeChar"/>
          </w:rPr>
          <w:delText>M</w:delText>
        </w:r>
        <w:r w:rsidR="001A2DD2" w:rsidDel="002C273A">
          <w:rPr>
            <w:rStyle w:val="CodeChar"/>
          </w:rPr>
          <w:delText>in</w:delText>
        </w:r>
        <w:r w:rsidDel="002C273A">
          <w:delText xml:space="preserve">, </w:delText>
        </w:r>
        <w:r w:rsidR="00644924" w:rsidRPr="00644924" w:rsidDel="002C273A">
          <w:rPr>
            <w:rStyle w:val="CodeChar"/>
          </w:rPr>
          <w:delText>yMax</w:delText>
        </w:r>
        <w:r w:rsidDel="002C273A">
          <w:delText xml:space="preserve"> and prints </w:delText>
        </w:r>
        <w:r w:rsidR="00644924" w:rsidDel="002C273A">
          <w:delText>whether the point {</w:delText>
        </w:r>
        <w:r w:rsidR="00644924" w:rsidRPr="00644924" w:rsidDel="002C273A">
          <w:rPr>
            <w:rStyle w:val="CodeChar"/>
          </w:rPr>
          <w:delText>x</w:delText>
        </w:r>
        <w:r w:rsidR="00644924" w:rsidDel="002C273A">
          <w:delText xml:space="preserve">, </w:delText>
        </w:r>
        <w:r w:rsidR="00644924" w:rsidRPr="00644924" w:rsidDel="002C273A">
          <w:rPr>
            <w:rStyle w:val="CodeChar"/>
          </w:rPr>
          <w:delText>y</w:delText>
        </w:r>
        <w:r w:rsidR="00644924" w:rsidDel="002C273A">
          <w:delText xml:space="preserve">} is </w:delText>
        </w:r>
        <w:r w:rsidR="00644924" w:rsidRPr="00644924" w:rsidDel="002C273A">
          <w:rPr>
            <w:b w:val="0"/>
          </w:rPr>
          <w:delText>inside</w:delText>
        </w:r>
        <w:r w:rsidR="00644924" w:rsidDel="002C273A">
          <w:delText xml:space="preserve"> the rectangle or </w:delText>
        </w:r>
        <w:r w:rsidR="00644924" w:rsidRPr="00644924" w:rsidDel="002C273A">
          <w:rPr>
            <w:b w:val="0"/>
          </w:rPr>
          <w:delText>outside</w:delText>
        </w:r>
        <w:r w:rsidR="00644924" w:rsidDel="002C273A">
          <w:delText xml:space="preserve"> of it. If the point is at the rectangle </w:delText>
        </w:r>
        <w:r w:rsidR="00644924" w:rsidRPr="00644924" w:rsidDel="002C273A">
          <w:rPr>
            <w:b w:val="0"/>
          </w:rPr>
          <w:delText>border</w:delText>
        </w:r>
        <w:r w:rsidR="00644924" w:rsidDel="002C273A">
          <w:delText xml:space="preserve">, it is considered </w:delText>
        </w:r>
        <w:r w:rsidR="00644924" w:rsidRPr="00644924" w:rsidDel="002C273A">
          <w:rPr>
            <w:b w:val="0"/>
          </w:rPr>
          <w:delText>inside</w:delText>
        </w:r>
        <w:r w:rsidR="00644924" w:rsidDel="002C273A">
          <w:delText>.</w:delText>
        </w:r>
      </w:del>
    </w:p>
    <w:p w:rsidR="00E5518D" w:rsidRPr="004409EC" w:rsidDel="002C273A" w:rsidRDefault="00E5518D">
      <w:pPr>
        <w:pStyle w:val="Heading3"/>
        <w:rPr>
          <w:del w:id="500" w:author="Valentin Dimitrov" w:date="2017-07-11T12:31:00Z"/>
        </w:rPr>
        <w:pPrChange w:id="501" w:author="Valentin Dimitrov" w:date="2017-07-11T12:32:00Z">
          <w:pPr/>
        </w:pPrChange>
      </w:pPr>
      <w:del w:id="502" w:author="Valentin Dimitrov" w:date="2017-07-11T12:31:00Z">
        <w:r w:rsidDel="002C273A">
          <w:delText xml:space="preserve">The </w:delText>
        </w:r>
        <w:r w:rsidRPr="00BA1772" w:rsidDel="002C273A">
          <w:rPr>
            <w:b w:val="0"/>
          </w:rPr>
          <w:delText>input</w:delText>
        </w:r>
        <w:r w:rsidDel="002C273A">
          <w:delText xml:space="preserve"> comes as array of strings. Its holds the string representation</w:delText>
        </w:r>
        <w:r w:rsidR="00644924" w:rsidDel="002C273A">
          <w:delText>s</w:delText>
        </w:r>
        <w:r w:rsidDel="002C273A">
          <w:delText xml:space="preserve"> of </w:delText>
        </w:r>
        <w:r w:rsidR="00A36D9F" w:rsidRPr="00644924" w:rsidDel="002C273A">
          <w:rPr>
            <w:rStyle w:val="CodeChar"/>
          </w:rPr>
          <w:delText>x</w:delText>
        </w:r>
        <w:r w:rsidR="00A36D9F" w:rsidDel="002C273A">
          <w:delText xml:space="preserve">, </w:delText>
        </w:r>
        <w:r w:rsidR="00A36D9F" w:rsidRPr="00644924" w:rsidDel="002C273A">
          <w:rPr>
            <w:rStyle w:val="CodeChar"/>
          </w:rPr>
          <w:delText>y</w:delText>
        </w:r>
        <w:r w:rsidR="00A36D9F" w:rsidDel="002C273A">
          <w:delText xml:space="preserve">, </w:delText>
        </w:r>
        <w:r w:rsidR="00A36D9F" w:rsidRPr="00644924" w:rsidDel="002C273A">
          <w:rPr>
            <w:rStyle w:val="CodeChar"/>
          </w:rPr>
          <w:delText>xMin</w:delText>
        </w:r>
        <w:r w:rsidR="00A36D9F" w:rsidDel="002C273A">
          <w:delText xml:space="preserve">, </w:delText>
        </w:r>
        <w:r w:rsidR="00A36D9F" w:rsidDel="002C273A">
          <w:rPr>
            <w:rStyle w:val="CodeChar"/>
          </w:rPr>
          <w:delText>x</w:delText>
        </w:r>
        <w:r w:rsidR="00A36D9F" w:rsidRPr="00644924" w:rsidDel="002C273A">
          <w:rPr>
            <w:rStyle w:val="CodeChar"/>
          </w:rPr>
          <w:delText>M</w:delText>
        </w:r>
        <w:r w:rsidR="00A36D9F" w:rsidDel="002C273A">
          <w:rPr>
            <w:rStyle w:val="CodeChar"/>
          </w:rPr>
          <w:delText>ax</w:delText>
        </w:r>
        <w:r w:rsidR="00A36D9F" w:rsidDel="002C273A">
          <w:delText xml:space="preserve">, </w:delText>
        </w:r>
        <w:r w:rsidR="00A36D9F" w:rsidDel="002C273A">
          <w:rPr>
            <w:rStyle w:val="CodeChar"/>
          </w:rPr>
          <w:delText>y</w:delText>
        </w:r>
        <w:r w:rsidR="00A36D9F" w:rsidRPr="00644924" w:rsidDel="002C273A">
          <w:rPr>
            <w:rStyle w:val="CodeChar"/>
          </w:rPr>
          <w:delText>M</w:delText>
        </w:r>
        <w:r w:rsidR="00A36D9F" w:rsidDel="002C273A">
          <w:rPr>
            <w:rStyle w:val="CodeChar"/>
          </w:rPr>
          <w:delText>in</w:delText>
        </w:r>
        <w:r w:rsidR="00A36D9F" w:rsidDel="002C273A">
          <w:delText xml:space="preserve">, </w:delText>
        </w:r>
        <w:r w:rsidR="00A36D9F" w:rsidRPr="00644924" w:rsidDel="002C273A">
          <w:rPr>
            <w:rStyle w:val="CodeChar"/>
          </w:rPr>
          <w:delText>yMax</w:delText>
        </w:r>
        <w:r w:rsidDel="002C273A">
          <w:delText xml:space="preserve">. </w:delText>
        </w:r>
        <w:r w:rsidR="00420F26" w:rsidDel="002C273A">
          <w:delText>All numbers</w:delText>
        </w:r>
        <w:r w:rsidDel="002C273A">
          <w:delText xml:space="preserve"> will in the range [</w:delText>
        </w:r>
        <w:r w:rsidR="00644924" w:rsidDel="002C273A">
          <w:delText>-</w:delText>
        </w:r>
        <w:r w:rsidDel="002C273A">
          <w:delText>1</w:delText>
        </w:r>
        <w:r w:rsidR="00644924" w:rsidDel="002C273A">
          <w:delText> 000 000</w:delText>
        </w:r>
        <w:r w:rsidDel="002C273A">
          <w:delText xml:space="preserve"> … 1</w:delText>
        </w:r>
        <w:r w:rsidR="00644924" w:rsidDel="002C273A">
          <w:delText xml:space="preserve"> </w:delText>
        </w:r>
        <w:r w:rsidDel="002C273A">
          <w:delText>0</w:delText>
        </w:r>
        <w:r w:rsidR="00644924" w:rsidDel="002C273A">
          <w:delText>0</w:delText>
        </w:r>
        <w:r w:rsidDel="002C273A">
          <w:delText>0 000].</w:delText>
        </w:r>
        <w:r w:rsidR="00644924" w:rsidDel="002C273A">
          <w:delText xml:space="preserve"> It is guaranteed that </w:delText>
        </w:r>
        <w:r w:rsidR="00644924" w:rsidRPr="00644924" w:rsidDel="002C273A">
          <w:rPr>
            <w:rStyle w:val="CodeChar"/>
          </w:rPr>
          <w:delText>xMin</w:delText>
        </w:r>
        <w:r w:rsidR="00644924" w:rsidDel="002C273A">
          <w:delText xml:space="preserve"> &lt; </w:delText>
        </w:r>
        <w:r w:rsidR="00644924" w:rsidRPr="00644924" w:rsidDel="002C273A">
          <w:rPr>
            <w:rStyle w:val="CodeChar"/>
          </w:rPr>
          <w:delText>xMax</w:delText>
        </w:r>
        <w:r w:rsidR="00644924" w:rsidDel="002C273A">
          <w:delText xml:space="preserve"> and </w:delText>
        </w:r>
        <w:r w:rsidR="00644924" w:rsidRPr="00644924" w:rsidDel="002C273A">
          <w:rPr>
            <w:rStyle w:val="CodeChar"/>
          </w:rPr>
          <w:delText>yMin</w:delText>
        </w:r>
        <w:r w:rsidR="00644924" w:rsidDel="002C273A">
          <w:delText xml:space="preserve"> &lt; </w:delText>
        </w:r>
        <w:r w:rsidR="00644924" w:rsidRPr="00644924" w:rsidDel="002C273A">
          <w:rPr>
            <w:rStyle w:val="CodeChar"/>
          </w:rPr>
          <w:delText>yMax</w:delText>
        </w:r>
        <w:r w:rsidR="00644924" w:rsidDel="002C273A">
          <w:delText>.</w:delText>
        </w:r>
      </w:del>
    </w:p>
    <w:p w:rsidR="00E5518D" w:rsidDel="002C273A" w:rsidRDefault="00E5518D">
      <w:pPr>
        <w:pStyle w:val="Heading3"/>
        <w:rPr>
          <w:del w:id="503" w:author="Valentin Dimitrov" w:date="2017-07-11T12:31:00Z"/>
        </w:rPr>
        <w:pPrChange w:id="504" w:author="Valentin Dimitrov" w:date="2017-07-11T12:32:00Z">
          <w:pPr/>
        </w:pPrChange>
      </w:pPr>
      <w:del w:id="505" w:author="Valentin Dimitrov" w:date="2017-07-11T12:31:00Z">
        <w:r w:rsidDel="002C273A">
          <w:delText xml:space="preserve">The </w:delText>
        </w:r>
        <w:r w:rsidRPr="00BA1772" w:rsidDel="002C273A">
          <w:rPr>
            <w:b w:val="0"/>
          </w:rPr>
          <w:delText>output</w:delText>
        </w:r>
        <w:r w:rsidDel="002C273A">
          <w:delText xml:space="preserve"> </w:delText>
        </w:r>
        <w:r w:rsidR="00644924" w:rsidDel="002C273A">
          <w:delText>is a single line holding “</w:delText>
        </w:r>
        <w:r w:rsidR="00644924" w:rsidRPr="00644924" w:rsidDel="002C273A">
          <w:rPr>
            <w:b w:val="0"/>
          </w:rPr>
          <w:delText>inside</w:delText>
        </w:r>
        <w:r w:rsidR="00644924" w:rsidDel="002C273A">
          <w:delText>” or “</w:delText>
        </w:r>
        <w:r w:rsidR="00644924" w:rsidRPr="00644924" w:rsidDel="002C273A">
          <w:rPr>
            <w:b w:val="0"/>
          </w:rPr>
          <w:delText>outside</w:delText>
        </w:r>
        <w:r w:rsidR="00644924" w:rsidDel="002C273A">
          <w:delText>”</w:delText>
        </w:r>
        <w:r w:rsidDel="002C273A">
          <w:delText>.</w:delText>
        </w:r>
      </w:del>
    </w:p>
    <w:p w:rsidR="00333CFE" w:rsidDel="002C273A" w:rsidRDefault="00333CFE">
      <w:pPr>
        <w:pStyle w:val="Heading3"/>
        <w:rPr>
          <w:del w:id="506" w:author="Valentin Dimitrov" w:date="2017-07-11T12:31:00Z"/>
        </w:rPr>
      </w:pPr>
      <w:del w:id="507" w:author="Valentin Dimitrov" w:date="2017-07-11T12:31:00Z">
        <w:r w:rsidDel="002C273A">
          <w:delText>Examples</w:delText>
        </w:r>
      </w:del>
    </w:p>
    <w:tbl>
      <w:tblPr>
        <w:tblStyle w:val="TableGrid"/>
        <w:tblW w:w="10490" w:type="dxa"/>
        <w:tblInd w:w="23" w:type="dxa"/>
        <w:tblLayout w:type="fixed"/>
        <w:tblCellMar>
          <w:top w:w="57" w:type="dxa"/>
          <w:left w:w="85" w:type="dxa"/>
          <w:bottom w:w="57" w:type="dxa"/>
          <w:right w:w="85" w:type="dxa"/>
        </w:tblCellMar>
        <w:tblLook w:val="04A0" w:firstRow="1" w:lastRow="0" w:firstColumn="1" w:lastColumn="0" w:noHBand="0" w:noVBand="1"/>
      </w:tblPr>
      <w:tblGrid>
        <w:gridCol w:w="845"/>
        <w:gridCol w:w="953"/>
        <w:gridCol w:w="3205"/>
        <w:gridCol w:w="371"/>
        <w:gridCol w:w="775"/>
        <w:gridCol w:w="1080"/>
        <w:gridCol w:w="3261"/>
      </w:tblGrid>
      <w:tr w:rsidR="00DF10B5" w:rsidRPr="00603773" w:rsidDel="002C273A" w:rsidTr="00911C8B">
        <w:trPr>
          <w:del w:id="508" w:author="Valentin Dimitrov" w:date="2017-07-11T12:31:00Z"/>
        </w:trPr>
        <w:tc>
          <w:tcPr>
            <w:tcW w:w="845" w:type="dxa"/>
            <w:shd w:val="clear" w:color="auto" w:fill="D9D9D9" w:themeFill="background1" w:themeFillShade="D9"/>
          </w:tcPr>
          <w:p w:rsidR="00DF10B5" w:rsidRPr="00603773" w:rsidDel="002C273A" w:rsidRDefault="00DF10B5">
            <w:pPr>
              <w:pStyle w:val="Heading3"/>
              <w:rPr>
                <w:del w:id="509" w:author="Valentin Dimitrov" w:date="2017-07-11T12:31:00Z"/>
              </w:rPr>
              <w:pPrChange w:id="510" w:author="Valentin Dimitrov" w:date="2017-07-11T12:32:00Z">
                <w:pPr>
                  <w:spacing w:before="0" w:after="0"/>
                  <w:jc w:val="center"/>
                </w:pPr>
              </w:pPrChange>
            </w:pPr>
            <w:del w:id="511" w:author="Valentin Dimitrov" w:date="2017-07-11T12:31:00Z">
              <w:r w:rsidRPr="00603773" w:rsidDel="002C273A">
                <w:rPr>
                  <w:b w:val="0"/>
                </w:rPr>
                <w:delText>Input</w:delText>
              </w:r>
            </w:del>
          </w:p>
        </w:tc>
        <w:tc>
          <w:tcPr>
            <w:tcW w:w="953" w:type="dxa"/>
            <w:shd w:val="clear" w:color="auto" w:fill="D9D9D9" w:themeFill="background1" w:themeFillShade="D9"/>
          </w:tcPr>
          <w:p w:rsidR="00DF10B5" w:rsidRPr="00603773" w:rsidDel="002C273A" w:rsidRDefault="00DF10B5">
            <w:pPr>
              <w:pStyle w:val="Heading3"/>
              <w:rPr>
                <w:del w:id="512" w:author="Valentin Dimitrov" w:date="2017-07-11T12:31:00Z"/>
              </w:rPr>
              <w:pPrChange w:id="513" w:author="Valentin Dimitrov" w:date="2017-07-11T12:32:00Z">
                <w:pPr>
                  <w:spacing w:before="0" w:after="0"/>
                  <w:jc w:val="center"/>
                </w:pPr>
              </w:pPrChange>
            </w:pPr>
            <w:del w:id="514" w:author="Valentin Dimitrov" w:date="2017-07-11T12:31:00Z">
              <w:r w:rsidRPr="00603773" w:rsidDel="002C273A">
                <w:rPr>
                  <w:b w:val="0"/>
                </w:rPr>
                <w:delText>Output</w:delText>
              </w:r>
            </w:del>
          </w:p>
        </w:tc>
        <w:tc>
          <w:tcPr>
            <w:tcW w:w="3205" w:type="dxa"/>
            <w:shd w:val="clear" w:color="auto" w:fill="D9D9D9" w:themeFill="background1" w:themeFillShade="D9"/>
          </w:tcPr>
          <w:p w:rsidR="00DF10B5" w:rsidRPr="00603773" w:rsidDel="002C273A" w:rsidRDefault="00DF10B5">
            <w:pPr>
              <w:pStyle w:val="Heading3"/>
              <w:rPr>
                <w:del w:id="515" w:author="Valentin Dimitrov" w:date="2017-07-11T12:31:00Z"/>
              </w:rPr>
              <w:pPrChange w:id="516" w:author="Valentin Dimitrov" w:date="2017-07-11T12:32:00Z">
                <w:pPr>
                  <w:spacing w:before="0" w:after="0"/>
                  <w:jc w:val="center"/>
                </w:pPr>
              </w:pPrChange>
            </w:pPr>
            <w:del w:id="517" w:author="Valentin Dimitrov" w:date="2017-07-11T12:31:00Z">
              <w:r w:rsidDel="002C273A">
                <w:rPr>
                  <w:b w:val="0"/>
                </w:rPr>
                <w:delText>Figure</w:delText>
              </w:r>
            </w:del>
          </w:p>
        </w:tc>
        <w:tc>
          <w:tcPr>
            <w:tcW w:w="371" w:type="dxa"/>
            <w:vMerge w:val="restart"/>
            <w:tcBorders>
              <w:top w:val="nil"/>
              <w:bottom w:val="nil"/>
            </w:tcBorders>
            <w:shd w:val="clear" w:color="auto" w:fill="auto"/>
          </w:tcPr>
          <w:p w:rsidR="00DF10B5" w:rsidRPr="00603773" w:rsidDel="002C273A" w:rsidRDefault="00DF10B5">
            <w:pPr>
              <w:pStyle w:val="Heading3"/>
              <w:rPr>
                <w:del w:id="518" w:author="Valentin Dimitrov" w:date="2017-07-11T12:31:00Z"/>
              </w:rPr>
              <w:pPrChange w:id="519" w:author="Valentin Dimitrov" w:date="2017-07-11T12:32:00Z">
                <w:pPr>
                  <w:spacing w:before="0" w:after="0"/>
                  <w:jc w:val="center"/>
                </w:pPr>
              </w:pPrChange>
            </w:pPr>
          </w:p>
        </w:tc>
        <w:tc>
          <w:tcPr>
            <w:tcW w:w="775" w:type="dxa"/>
            <w:shd w:val="clear" w:color="auto" w:fill="D9D9D9" w:themeFill="background1" w:themeFillShade="D9"/>
          </w:tcPr>
          <w:p w:rsidR="00DF10B5" w:rsidRPr="00603773" w:rsidDel="002C273A" w:rsidRDefault="00DF10B5">
            <w:pPr>
              <w:pStyle w:val="Heading3"/>
              <w:rPr>
                <w:del w:id="520" w:author="Valentin Dimitrov" w:date="2017-07-11T12:31:00Z"/>
              </w:rPr>
              <w:pPrChange w:id="521" w:author="Valentin Dimitrov" w:date="2017-07-11T12:32:00Z">
                <w:pPr>
                  <w:spacing w:before="0" w:after="0"/>
                  <w:jc w:val="center"/>
                </w:pPr>
              </w:pPrChange>
            </w:pPr>
            <w:del w:id="522" w:author="Valentin Dimitrov" w:date="2017-07-11T12:31:00Z">
              <w:r w:rsidRPr="00603773" w:rsidDel="002C273A">
                <w:rPr>
                  <w:b w:val="0"/>
                </w:rPr>
                <w:delText>Input</w:delText>
              </w:r>
            </w:del>
          </w:p>
        </w:tc>
        <w:tc>
          <w:tcPr>
            <w:tcW w:w="1080" w:type="dxa"/>
            <w:shd w:val="clear" w:color="auto" w:fill="D9D9D9" w:themeFill="background1" w:themeFillShade="D9"/>
          </w:tcPr>
          <w:p w:rsidR="00DF10B5" w:rsidRPr="00603773" w:rsidDel="002C273A" w:rsidRDefault="00DF10B5">
            <w:pPr>
              <w:pStyle w:val="Heading3"/>
              <w:rPr>
                <w:del w:id="523" w:author="Valentin Dimitrov" w:date="2017-07-11T12:31:00Z"/>
              </w:rPr>
              <w:pPrChange w:id="524" w:author="Valentin Dimitrov" w:date="2017-07-11T12:32:00Z">
                <w:pPr>
                  <w:spacing w:before="0" w:after="0"/>
                  <w:jc w:val="center"/>
                </w:pPr>
              </w:pPrChange>
            </w:pPr>
            <w:del w:id="525" w:author="Valentin Dimitrov" w:date="2017-07-11T12:31:00Z">
              <w:r w:rsidRPr="00603773" w:rsidDel="002C273A">
                <w:rPr>
                  <w:b w:val="0"/>
                </w:rPr>
                <w:delText>Output</w:delText>
              </w:r>
            </w:del>
          </w:p>
        </w:tc>
        <w:tc>
          <w:tcPr>
            <w:tcW w:w="3261" w:type="dxa"/>
            <w:shd w:val="clear" w:color="auto" w:fill="D9D9D9" w:themeFill="background1" w:themeFillShade="D9"/>
          </w:tcPr>
          <w:p w:rsidR="00DF10B5" w:rsidRPr="00603773" w:rsidDel="002C273A" w:rsidRDefault="00DF10B5">
            <w:pPr>
              <w:pStyle w:val="Heading3"/>
              <w:rPr>
                <w:del w:id="526" w:author="Valentin Dimitrov" w:date="2017-07-11T12:31:00Z"/>
              </w:rPr>
              <w:pPrChange w:id="527" w:author="Valentin Dimitrov" w:date="2017-07-11T12:32:00Z">
                <w:pPr>
                  <w:spacing w:before="0" w:after="0"/>
                  <w:jc w:val="center"/>
                </w:pPr>
              </w:pPrChange>
            </w:pPr>
            <w:del w:id="528" w:author="Valentin Dimitrov" w:date="2017-07-11T12:31:00Z">
              <w:r w:rsidDel="002C273A">
                <w:rPr>
                  <w:b w:val="0"/>
                </w:rPr>
                <w:delText>Figure</w:delText>
              </w:r>
            </w:del>
          </w:p>
        </w:tc>
      </w:tr>
      <w:tr w:rsidR="00DF10B5" w:rsidRPr="0095466F" w:rsidDel="002C273A" w:rsidTr="00911C8B">
        <w:trPr>
          <w:del w:id="529" w:author="Valentin Dimitrov" w:date="2017-07-11T12:31:00Z"/>
        </w:trPr>
        <w:tc>
          <w:tcPr>
            <w:tcW w:w="845" w:type="dxa"/>
          </w:tcPr>
          <w:p w:rsidR="002E63DF" w:rsidDel="002C273A" w:rsidRDefault="002E63DF">
            <w:pPr>
              <w:pStyle w:val="Heading3"/>
              <w:rPr>
                <w:del w:id="530" w:author="Valentin Dimitrov" w:date="2017-07-11T12:31:00Z"/>
                <w:rFonts w:ascii="Consolas" w:hAnsi="Consolas"/>
                <w:noProof/>
              </w:rPr>
              <w:pPrChange w:id="531" w:author="Valentin Dimitrov" w:date="2017-07-11T12:32:00Z">
                <w:pPr>
                  <w:spacing w:before="0" w:after="0"/>
                </w:pPr>
              </w:pPrChange>
            </w:pPr>
            <w:del w:id="532" w:author="Valentin Dimitrov" w:date="2017-07-11T12:31:00Z">
              <w:r w:rsidDel="002C273A">
                <w:rPr>
                  <w:rFonts w:ascii="Consolas" w:hAnsi="Consolas"/>
                  <w:noProof/>
                </w:rPr>
                <w:delText>8</w:delText>
              </w:r>
            </w:del>
          </w:p>
          <w:p w:rsidR="002E63DF" w:rsidDel="002C273A" w:rsidRDefault="002E63DF">
            <w:pPr>
              <w:pStyle w:val="Heading3"/>
              <w:rPr>
                <w:del w:id="533" w:author="Valentin Dimitrov" w:date="2017-07-11T12:31:00Z"/>
                <w:rFonts w:ascii="Consolas" w:hAnsi="Consolas"/>
                <w:noProof/>
              </w:rPr>
              <w:pPrChange w:id="534" w:author="Valentin Dimitrov" w:date="2017-07-11T12:32:00Z">
                <w:pPr>
                  <w:spacing w:before="0" w:after="0"/>
                </w:pPr>
              </w:pPrChange>
            </w:pPr>
            <w:del w:id="535" w:author="Valentin Dimitrov" w:date="2017-07-11T12:31:00Z">
              <w:r w:rsidDel="002C273A">
                <w:rPr>
                  <w:rFonts w:ascii="Consolas" w:hAnsi="Consolas"/>
                  <w:noProof/>
                </w:rPr>
                <w:delText>-1</w:delText>
              </w:r>
            </w:del>
          </w:p>
          <w:p w:rsidR="00DF10B5" w:rsidDel="002C273A" w:rsidRDefault="00DF10B5">
            <w:pPr>
              <w:pStyle w:val="Heading3"/>
              <w:rPr>
                <w:del w:id="536" w:author="Valentin Dimitrov" w:date="2017-07-11T12:31:00Z"/>
                <w:rFonts w:ascii="Consolas" w:hAnsi="Consolas"/>
                <w:noProof/>
              </w:rPr>
              <w:pPrChange w:id="537" w:author="Valentin Dimitrov" w:date="2017-07-11T12:32:00Z">
                <w:pPr>
                  <w:spacing w:before="120" w:after="0"/>
                </w:pPr>
              </w:pPrChange>
            </w:pPr>
            <w:del w:id="538" w:author="Valentin Dimitrov" w:date="2017-07-11T12:31:00Z">
              <w:r w:rsidDel="002C273A">
                <w:rPr>
                  <w:rFonts w:ascii="Consolas" w:hAnsi="Consolas"/>
                  <w:noProof/>
                </w:rPr>
                <w:delText>2</w:delText>
              </w:r>
            </w:del>
          </w:p>
          <w:p w:rsidR="00DF10B5" w:rsidDel="002C273A" w:rsidRDefault="00DF10B5">
            <w:pPr>
              <w:pStyle w:val="Heading3"/>
              <w:rPr>
                <w:del w:id="539" w:author="Valentin Dimitrov" w:date="2017-07-11T12:31:00Z"/>
                <w:rFonts w:ascii="Consolas" w:hAnsi="Consolas"/>
                <w:noProof/>
              </w:rPr>
              <w:pPrChange w:id="540" w:author="Valentin Dimitrov" w:date="2017-07-11T12:32:00Z">
                <w:pPr>
                  <w:spacing w:before="0" w:after="0"/>
                </w:pPr>
              </w:pPrChange>
            </w:pPr>
            <w:del w:id="541" w:author="Valentin Dimitrov" w:date="2017-07-11T12:31:00Z">
              <w:r w:rsidDel="002C273A">
                <w:rPr>
                  <w:rFonts w:ascii="Consolas" w:hAnsi="Consolas"/>
                  <w:noProof/>
                </w:rPr>
                <w:delText>12</w:delText>
              </w:r>
            </w:del>
          </w:p>
          <w:p w:rsidR="00DF10B5" w:rsidDel="002C273A" w:rsidRDefault="00DF10B5">
            <w:pPr>
              <w:pStyle w:val="Heading3"/>
              <w:rPr>
                <w:del w:id="542" w:author="Valentin Dimitrov" w:date="2017-07-11T12:31:00Z"/>
                <w:rFonts w:ascii="Consolas" w:hAnsi="Consolas"/>
                <w:noProof/>
              </w:rPr>
              <w:pPrChange w:id="543" w:author="Valentin Dimitrov" w:date="2017-07-11T12:32:00Z">
                <w:pPr>
                  <w:spacing w:before="120" w:after="0"/>
                </w:pPr>
              </w:pPrChange>
            </w:pPr>
            <w:del w:id="544" w:author="Valentin Dimitrov" w:date="2017-07-11T12:31:00Z">
              <w:r w:rsidDel="002C273A">
                <w:rPr>
                  <w:rFonts w:ascii="Consolas" w:hAnsi="Consolas"/>
                  <w:noProof/>
                </w:rPr>
                <w:delText>-3</w:delText>
              </w:r>
            </w:del>
          </w:p>
          <w:p w:rsidR="00DF10B5" w:rsidRPr="0095466F" w:rsidDel="002C273A" w:rsidRDefault="00DF10B5">
            <w:pPr>
              <w:pStyle w:val="Heading3"/>
              <w:rPr>
                <w:del w:id="545" w:author="Valentin Dimitrov" w:date="2017-07-11T12:31:00Z"/>
                <w:rFonts w:ascii="Consolas" w:hAnsi="Consolas"/>
                <w:noProof/>
              </w:rPr>
              <w:pPrChange w:id="546" w:author="Valentin Dimitrov" w:date="2017-07-11T12:32:00Z">
                <w:pPr>
                  <w:spacing w:before="0" w:after="0"/>
                </w:pPr>
              </w:pPrChange>
            </w:pPr>
            <w:del w:id="547" w:author="Valentin Dimitrov" w:date="2017-07-11T12:31:00Z">
              <w:r w:rsidDel="002C273A">
                <w:rPr>
                  <w:rFonts w:ascii="Consolas" w:hAnsi="Consolas"/>
                  <w:noProof/>
                </w:rPr>
                <w:delText>3</w:delText>
              </w:r>
            </w:del>
          </w:p>
        </w:tc>
        <w:tc>
          <w:tcPr>
            <w:tcW w:w="953" w:type="dxa"/>
          </w:tcPr>
          <w:p w:rsidR="00DF10B5" w:rsidRPr="0095466F" w:rsidDel="002C273A" w:rsidRDefault="00DF10B5">
            <w:pPr>
              <w:pStyle w:val="Heading3"/>
              <w:rPr>
                <w:del w:id="548" w:author="Valentin Dimitrov" w:date="2017-07-11T12:31:00Z"/>
                <w:rFonts w:ascii="Consolas" w:hAnsi="Consolas"/>
                <w:bCs/>
                <w:noProof/>
              </w:rPr>
              <w:pPrChange w:id="549" w:author="Valentin Dimitrov" w:date="2017-07-11T12:32:00Z">
                <w:pPr>
                  <w:spacing w:before="0" w:after="0"/>
                </w:pPr>
              </w:pPrChange>
            </w:pPr>
            <w:del w:id="550" w:author="Valentin Dimitrov" w:date="2017-07-11T12:31:00Z">
              <w:r w:rsidDel="002C273A">
                <w:rPr>
                  <w:rFonts w:ascii="Consolas" w:hAnsi="Consolas"/>
                  <w:bCs/>
                  <w:noProof/>
                </w:rPr>
                <w:delText>inside</w:delText>
              </w:r>
            </w:del>
          </w:p>
        </w:tc>
        <w:tc>
          <w:tcPr>
            <w:tcW w:w="3205" w:type="dxa"/>
          </w:tcPr>
          <w:p w:rsidR="00DF10B5" w:rsidRPr="0095466F" w:rsidDel="002C273A" w:rsidRDefault="002E63DF">
            <w:pPr>
              <w:pStyle w:val="Heading3"/>
              <w:rPr>
                <w:del w:id="551" w:author="Valentin Dimitrov" w:date="2017-07-11T12:31:00Z"/>
                <w:rFonts w:ascii="Consolas" w:hAnsi="Consolas"/>
                <w:bCs/>
              </w:rPr>
              <w:pPrChange w:id="552" w:author="Valentin Dimitrov" w:date="2017-07-11T12:32:00Z">
                <w:pPr>
                  <w:spacing w:before="0" w:after="0"/>
                </w:pPr>
              </w:pPrChange>
            </w:pPr>
            <w:del w:id="553" w:author="Valentin Dimitrov" w:date="2017-07-11T12:31:00Z">
              <w:r w:rsidDel="002C273A">
                <w:rPr>
                  <w:rFonts w:ascii="Consolas" w:hAnsi="Consolas"/>
                  <w:bCs/>
                  <w:noProof/>
                </w:rPr>
                <w:drawing>
                  <wp:inline distT="0" distB="0" distL="0" distR="0" wp14:anchorId="1E18717A" wp14:editId="2AC61563">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del>
          </w:p>
        </w:tc>
        <w:tc>
          <w:tcPr>
            <w:tcW w:w="371" w:type="dxa"/>
            <w:vMerge/>
            <w:tcBorders>
              <w:bottom w:val="nil"/>
            </w:tcBorders>
            <w:shd w:val="clear" w:color="auto" w:fill="auto"/>
          </w:tcPr>
          <w:p w:rsidR="00DF10B5" w:rsidRPr="0095466F" w:rsidDel="002C273A" w:rsidRDefault="00DF10B5">
            <w:pPr>
              <w:pStyle w:val="Heading3"/>
              <w:rPr>
                <w:del w:id="554" w:author="Valentin Dimitrov" w:date="2017-07-11T12:31:00Z"/>
                <w:rFonts w:ascii="Consolas" w:hAnsi="Consolas"/>
                <w:bCs/>
              </w:rPr>
              <w:pPrChange w:id="555" w:author="Valentin Dimitrov" w:date="2017-07-11T12:32:00Z">
                <w:pPr>
                  <w:spacing w:before="0" w:after="0"/>
                </w:pPr>
              </w:pPrChange>
            </w:pPr>
          </w:p>
        </w:tc>
        <w:tc>
          <w:tcPr>
            <w:tcW w:w="775" w:type="dxa"/>
          </w:tcPr>
          <w:p w:rsidR="002E63DF" w:rsidDel="002C273A" w:rsidRDefault="002E63DF">
            <w:pPr>
              <w:pStyle w:val="Heading3"/>
              <w:rPr>
                <w:del w:id="556" w:author="Valentin Dimitrov" w:date="2017-07-11T12:31:00Z"/>
                <w:rFonts w:ascii="Consolas" w:hAnsi="Consolas"/>
                <w:noProof/>
              </w:rPr>
              <w:pPrChange w:id="557" w:author="Valentin Dimitrov" w:date="2017-07-11T12:32:00Z">
                <w:pPr>
                  <w:spacing w:before="0" w:after="0"/>
                </w:pPr>
              </w:pPrChange>
            </w:pPr>
            <w:del w:id="558" w:author="Valentin Dimitrov" w:date="2017-07-11T12:31:00Z">
              <w:r w:rsidDel="002C273A">
                <w:rPr>
                  <w:rFonts w:ascii="Consolas" w:hAnsi="Consolas"/>
                  <w:noProof/>
                </w:rPr>
                <w:delText>12.5</w:delText>
              </w:r>
            </w:del>
          </w:p>
          <w:p w:rsidR="002E63DF" w:rsidDel="002C273A" w:rsidRDefault="002E63DF">
            <w:pPr>
              <w:pStyle w:val="Heading3"/>
              <w:rPr>
                <w:del w:id="559" w:author="Valentin Dimitrov" w:date="2017-07-11T12:31:00Z"/>
                <w:rFonts w:ascii="Consolas" w:hAnsi="Consolas"/>
                <w:noProof/>
              </w:rPr>
              <w:pPrChange w:id="560" w:author="Valentin Dimitrov" w:date="2017-07-11T12:32:00Z">
                <w:pPr>
                  <w:spacing w:before="0" w:after="0"/>
                </w:pPr>
              </w:pPrChange>
            </w:pPr>
            <w:del w:id="561" w:author="Valentin Dimitrov" w:date="2017-07-11T12:31:00Z">
              <w:r w:rsidDel="002C273A">
                <w:rPr>
                  <w:rFonts w:ascii="Consolas" w:hAnsi="Consolas"/>
                  <w:noProof/>
                </w:rPr>
                <w:delText>-1</w:delText>
              </w:r>
            </w:del>
          </w:p>
          <w:p w:rsidR="00DF10B5" w:rsidDel="002C273A" w:rsidRDefault="00DF10B5">
            <w:pPr>
              <w:pStyle w:val="Heading3"/>
              <w:rPr>
                <w:del w:id="562" w:author="Valentin Dimitrov" w:date="2017-07-11T12:31:00Z"/>
                <w:rFonts w:ascii="Consolas" w:hAnsi="Consolas"/>
                <w:noProof/>
              </w:rPr>
              <w:pPrChange w:id="563" w:author="Valentin Dimitrov" w:date="2017-07-11T12:32:00Z">
                <w:pPr>
                  <w:spacing w:before="120" w:after="0"/>
                </w:pPr>
              </w:pPrChange>
            </w:pPr>
            <w:del w:id="564" w:author="Valentin Dimitrov" w:date="2017-07-11T12:31:00Z">
              <w:r w:rsidDel="002C273A">
                <w:rPr>
                  <w:rFonts w:ascii="Consolas" w:hAnsi="Consolas"/>
                  <w:noProof/>
                </w:rPr>
                <w:delText>2</w:delText>
              </w:r>
            </w:del>
          </w:p>
          <w:p w:rsidR="00DF10B5" w:rsidDel="002C273A" w:rsidRDefault="00DF10B5">
            <w:pPr>
              <w:pStyle w:val="Heading3"/>
              <w:rPr>
                <w:del w:id="565" w:author="Valentin Dimitrov" w:date="2017-07-11T12:31:00Z"/>
                <w:rFonts w:ascii="Consolas" w:hAnsi="Consolas"/>
                <w:noProof/>
              </w:rPr>
              <w:pPrChange w:id="566" w:author="Valentin Dimitrov" w:date="2017-07-11T12:32:00Z">
                <w:pPr>
                  <w:spacing w:before="0" w:after="0"/>
                </w:pPr>
              </w:pPrChange>
            </w:pPr>
            <w:del w:id="567" w:author="Valentin Dimitrov" w:date="2017-07-11T12:31:00Z">
              <w:r w:rsidDel="002C273A">
                <w:rPr>
                  <w:rFonts w:ascii="Consolas" w:hAnsi="Consolas"/>
                  <w:noProof/>
                </w:rPr>
                <w:delText>12</w:delText>
              </w:r>
            </w:del>
          </w:p>
          <w:p w:rsidR="00DF10B5" w:rsidDel="002C273A" w:rsidRDefault="00DF10B5">
            <w:pPr>
              <w:pStyle w:val="Heading3"/>
              <w:rPr>
                <w:del w:id="568" w:author="Valentin Dimitrov" w:date="2017-07-11T12:31:00Z"/>
                <w:rFonts w:ascii="Consolas" w:hAnsi="Consolas"/>
                <w:noProof/>
              </w:rPr>
              <w:pPrChange w:id="569" w:author="Valentin Dimitrov" w:date="2017-07-11T12:32:00Z">
                <w:pPr>
                  <w:spacing w:before="120" w:after="0"/>
                </w:pPr>
              </w:pPrChange>
            </w:pPr>
            <w:del w:id="570" w:author="Valentin Dimitrov" w:date="2017-07-11T12:31:00Z">
              <w:r w:rsidDel="002C273A">
                <w:rPr>
                  <w:rFonts w:ascii="Consolas" w:hAnsi="Consolas"/>
                  <w:noProof/>
                </w:rPr>
                <w:delText>-3</w:delText>
              </w:r>
            </w:del>
          </w:p>
          <w:p w:rsidR="00DF10B5" w:rsidRPr="0095466F" w:rsidDel="002C273A" w:rsidRDefault="00DF10B5">
            <w:pPr>
              <w:pStyle w:val="Heading3"/>
              <w:rPr>
                <w:del w:id="571" w:author="Valentin Dimitrov" w:date="2017-07-11T12:31:00Z"/>
                <w:rFonts w:ascii="Consolas" w:hAnsi="Consolas"/>
                <w:bCs/>
                <w:noProof/>
              </w:rPr>
              <w:pPrChange w:id="572" w:author="Valentin Dimitrov" w:date="2017-07-11T12:32:00Z">
                <w:pPr>
                  <w:spacing w:before="0" w:after="0"/>
                </w:pPr>
              </w:pPrChange>
            </w:pPr>
            <w:del w:id="573" w:author="Valentin Dimitrov" w:date="2017-07-11T12:31:00Z">
              <w:r w:rsidDel="002C273A">
                <w:rPr>
                  <w:rFonts w:ascii="Consolas" w:hAnsi="Consolas"/>
                  <w:noProof/>
                </w:rPr>
                <w:delText>3</w:delText>
              </w:r>
            </w:del>
          </w:p>
        </w:tc>
        <w:tc>
          <w:tcPr>
            <w:tcW w:w="1080" w:type="dxa"/>
          </w:tcPr>
          <w:p w:rsidR="00DF10B5" w:rsidRPr="0095466F" w:rsidDel="002C273A" w:rsidRDefault="00DF10B5">
            <w:pPr>
              <w:pStyle w:val="Heading3"/>
              <w:rPr>
                <w:del w:id="574" w:author="Valentin Dimitrov" w:date="2017-07-11T12:31:00Z"/>
                <w:rFonts w:ascii="Consolas" w:hAnsi="Consolas"/>
                <w:bCs/>
                <w:noProof/>
              </w:rPr>
              <w:pPrChange w:id="575" w:author="Valentin Dimitrov" w:date="2017-07-11T12:32:00Z">
                <w:pPr>
                  <w:spacing w:before="0" w:after="0"/>
                </w:pPr>
              </w:pPrChange>
            </w:pPr>
            <w:del w:id="576" w:author="Valentin Dimitrov" w:date="2017-07-11T12:31:00Z">
              <w:r w:rsidDel="002C273A">
                <w:rPr>
                  <w:rFonts w:ascii="Consolas" w:hAnsi="Consolas"/>
                  <w:bCs/>
                  <w:noProof/>
                </w:rPr>
                <w:delText>outside</w:delText>
              </w:r>
            </w:del>
          </w:p>
        </w:tc>
        <w:tc>
          <w:tcPr>
            <w:tcW w:w="3261" w:type="dxa"/>
          </w:tcPr>
          <w:p w:rsidR="00DF10B5" w:rsidRPr="0095466F" w:rsidDel="002C273A" w:rsidRDefault="00420F26">
            <w:pPr>
              <w:pStyle w:val="Heading3"/>
              <w:rPr>
                <w:del w:id="577" w:author="Valentin Dimitrov" w:date="2017-07-11T12:31:00Z"/>
                <w:rFonts w:ascii="Consolas" w:hAnsi="Consolas"/>
                <w:bCs/>
                <w:noProof/>
              </w:rPr>
              <w:pPrChange w:id="578" w:author="Valentin Dimitrov" w:date="2017-07-11T12:32:00Z">
                <w:pPr>
                  <w:spacing w:before="0" w:after="0"/>
                </w:pPr>
              </w:pPrChange>
            </w:pPr>
            <w:del w:id="579" w:author="Valentin Dimitrov" w:date="2017-07-11T12:31:00Z">
              <w:r w:rsidDel="002C273A">
                <w:rPr>
                  <w:rFonts w:ascii="Consolas" w:hAnsi="Consolas"/>
                  <w:bCs/>
                  <w:noProof/>
                </w:rPr>
                <w:drawing>
                  <wp:inline distT="0" distB="0" distL="0" distR="0" wp14:anchorId="0C2F360F" wp14:editId="0A398EAE">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del>
          </w:p>
        </w:tc>
      </w:tr>
    </w:tbl>
    <w:p w:rsidR="00333CFE" w:rsidDel="002C273A" w:rsidRDefault="00333CFE">
      <w:pPr>
        <w:pStyle w:val="Heading3"/>
        <w:rPr>
          <w:del w:id="580" w:author="Valentin Dimitrov" w:date="2017-07-11T12:31:00Z"/>
        </w:rPr>
      </w:pPr>
      <w:del w:id="581" w:author="Valentin Dimitrov" w:date="2017-07-11T12:31:00Z">
        <w:r w:rsidDel="002C273A">
          <w:delText>Hints</w:delText>
        </w:r>
      </w:del>
    </w:p>
    <w:p w:rsidR="002E63DF" w:rsidDel="002C273A" w:rsidRDefault="002E63DF">
      <w:pPr>
        <w:pStyle w:val="Heading3"/>
        <w:rPr>
          <w:del w:id="582" w:author="Valentin Dimitrov" w:date="2017-07-11T12:31:00Z"/>
        </w:rPr>
        <w:pPrChange w:id="583" w:author="Valentin Dimitrov" w:date="2017-07-11T12:32:00Z">
          <w:pPr/>
        </w:pPrChange>
      </w:pPr>
      <w:del w:id="584" w:author="Valentin Dimitrov" w:date="2017-07-11T12:31:00Z">
        <w:r w:rsidDel="002C273A">
          <w:delText xml:space="preserve">First write a JS function to </w:delText>
        </w:r>
        <w:r w:rsidRPr="00261ABB" w:rsidDel="002C273A">
          <w:rPr>
            <w:b w:val="0"/>
          </w:rPr>
          <w:delText>read the input numbers</w:delText>
        </w:r>
        <w:r w:rsidDel="002C273A">
          <w:delText xml:space="preserve"> </w:delText>
        </w:r>
        <w:r w:rsidR="00A36D9F" w:rsidRPr="00644924" w:rsidDel="002C273A">
          <w:rPr>
            <w:rStyle w:val="CodeChar"/>
          </w:rPr>
          <w:delText>x</w:delText>
        </w:r>
        <w:r w:rsidR="00A36D9F" w:rsidDel="002C273A">
          <w:delText xml:space="preserve">, </w:delText>
        </w:r>
        <w:r w:rsidR="00A36D9F" w:rsidRPr="00644924" w:rsidDel="002C273A">
          <w:rPr>
            <w:rStyle w:val="CodeChar"/>
          </w:rPr>
          <w:delText>y</w:delText>
        </w:r>
        <w:r w:rsidR="00A36D9F" w:rsidDel="002C273A">
          <w:delText xml:space="preserve">, </w:delText>
        </w:r>
        <w:r w:rsidR="00A36D9F" w:rsidRPr="00644924" w:rsidDel="002C273A">
          <w:rPr>
            <w:rStyle w:val="CodeChar"/>
          </w:rPr>
          <w:delText>xMin</w:delText>
        </w:r>
        <w:r w:rsidR="00A36D9F" w:rsidDel="002C273A">
          <w:delText xml:space="preserve">, </w:delText>
        </w:r>
        <w:r w:rsidR="00A36D9F" w:rsidDel="002C273A">
          <w:rPr>
            <w:rStyle w:val="CodeChar"/>
          </w:rPr>
          <w:delText>x</w:delText>
        </w:r>
        <w:r w:rsidR="00A36D9F" w:rsidRPr="00644924" w:rsidDel="002C273A">
          <w:rPr>
            <w:rStyle w:val="CodeChar"/>
          </w:rPr>
          <w:delText>M</w:delText>
        </w:r>
        <w:r w:rsidR="00A36D9F" w:rsidDel="002C273A">
          <w:rPr>
            <w:rStyle w:val="CodeChar"/>
          </w:rPr>
          <w:delText>ax</w:delText>
        </w:r>
        <w:r w:rsidR="00A36D9F" w:rsidDel="002C273A">
          <w:delText xml:space="preserve">, </w:delText>
        </w:r>
        <w:r w:rsidR="00A36D9F" w:rsidDel="002C273A">
          <w:rPr>
            <w:rStyle w:val="CodeChar"/>
          </w:rPr>
          <w:delText>y</w:delText>
        </w:r>
        <w:r w:rsidR="00A36D9F" w:rsidRPr="00644924" w:rsidDel="002C273A">
          <w:rPr>
            <w:rStyle w:val="CodeChar"/>
          </w:rPr>
          <w:delText>M</w:delText>
        </w:r>
        <w:r w:rsidR="00A36D9F" w:rsidDel="002C273A">
          <w:rPr>
            <w:rStyle w:val="CodeChar"/>
          </w:rPr>
          <w:delText>in</w:delText>
        </w:r>
        <w:r w:rsidR="00A36D9F" w:rsidDel="002C273A">
          <w:rPr>
            <w:lang w:val="bg-BG"/>
          </w:rPr>
          <w:delText xml:space="preserve"> </w:delText>
        </w:r>
        <w:r w:rsidR="00A36D9F" w:rsidDel="002C273A">
          <w:delText xml:space="preserve">and </w:delText>
        </w:r>
        <w:r w:rsidR="00A36D9F" w:rsidRPr="00644924" w:rsidDel="002C273A">
          <w:rPr>
            <w:rStyle w:val="CodeChar"/>
          </w:rPr>
          <w:delText>yMax</w:delText>
        </w:r>
        <w:r w:rsidR="00A36D9F" w:rsidDel="002C273A">
          <w:delText xml:space="preserve"> </w:delText>
        </w:r>
        <w:r w:rsidDel="002C273A">
          <w:delText xml:space="preserve">from the array of </w:delText>
        </w:r>
        <w:r w:rsidR="00952217" w:rsidDel="002C273A">
          <w:delText xml:space="preserve">6 </w:delText>
        </w:r>
        <w:r w:rsidDel="002C273A">
          <w:delText xml:space="preserve">strings, passed as input parameter </w:delText>
        </w:r>
        <w:r w:rsidRPr="00042755" w:rsidDel="002C273A">
          <w:rPr>
            <w:rStyle w:val="CodeChar"/>
          </w:rPr>
          <w:delText>input</w:delText>
        </w:r>
        <w:r w:rsidDel="002C273A">
          <w:delText xml:space="preserve">. The numbers should be taken from the array elements </w:delText>
        </w:r>
        <w:r w:rsidRPr="00042755" w:rsidDel="002C273A">
          <w:rPr>
            <w:rStyle w:val="CodeChar"/>
          </w:rPr>
          <w:delText>input[0]</w:delText>
        </w:r>
        <w:r w:rsidR="001A2DD2" w:rsidDel="002C273A">
          <w:delText xml:space="preserve">, </w:delText>
        </w:r>
        <w:r w:rsidR="001A2DD2" w:rsidRPr="00042755" w:rsidDel="002C273A">
          <w:rPr>
            <w:rStyle w:val="CodeChar"/>
          </w:rPr>
          <w:delText>input[</w:delText>
        </w:r>
        <w:r w:rsidR="001A2DD2" w:rsidDel="002C273A">
          <w:rPr>
            <w:rStyle w:val="CodeChar"/>
          </w:rPr>
          <w:delText>1</w:delText>
        </w:r>
        <w:r w:rsidR="001A2DD2" w:rsidRPr="00042755" w:rsidDel="002C273A">
          <w:rPr>
            <w:rStyle w:val="CodeChar"/>
          </w:rPr>
          <w:delText>]</w:delText>
        </w:r>
        <w:r w:rsidR="001A2DD2" w:rsidDel="002C273A">
          <w:delText>, … a</w:delText>
        </w:r>
        <w:r w:rsidDel="002C273A">
          <w:delText>nd should be parsed from string to number</w:delText>
        </w:r>
        <w:r w:rsidR="001A2DD2" w:rsidDel="002C273A">
          <w:delText xml:space="preserve"> as follows</w:delText>
        </w:r>
        <w:r w:rsidDel="002C273A">
          <w:delText>:</w:delText>
        </w:r>
      </w:del>
    </w:p>
    <w:p w:rsidR="002E63DF" w:rsidDel="002C273A" w:rsidRDefault="00952217">
      <w:pPr>
        <w:pStyle w:val="Heading3"/>
        <w:rPr>
          <w:del w:id="585" w:author="Valentin Dimitrov" w:date="2017-07-11T12:31:00Z"/>
        </w:rPr>
        <w:pPrChange w:id="586" w:author="Valentin Dimitrov" w:date="2017-07-11T12:32:00Z">
          <w:pPr>
            <w:ind w:firstLine="284"/>
          </w:pPr>
        </w:pPrChange>
      </w:pPr>
      <w:del w:id="587" w:author="Valentin Dimitrov" w:date="2017-07-11T12:31:00Z">
        <w:r w:rsidDel="002C273A">
          <w:rPr>
            <w:noProof/>
          </w:rPr>
          <w:drawing>
            <wp:inline distT="0" distB="0" distL="0" distR="0" wp14:anchorId="5D2369A6" wp14:editId="3298E73D">
              <wp:extent cx="3009600" cy="1825200"/>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600" cy="1825200"/>
                      </a:xfrm>
                      <a:prstGeom prst="rect">
                        <a:avLst/>
                      </a:prstGeom>
                    </pic:spPr>
                  </pic:pic>
                </a:graphicData>
              </a:graphic>
            </wp:inline>
          </w:drawing>
        </w:r>
      </w:del>
    </w:p>
    <w:p w:rsidR="00261ABB" w:rsidRPr="0047097A" w:rsidDel="002C273A" w:rsidRDefault="00261ABB">
      <w:pPr>
        <w:pStyle w:val="Heading3"/>
        <w:rPr>
          <w:del w:id="588" w:author="Valentin Dimitrov" w:date="2017-07-11T12:31:00Z"/>
          <w:lang w:val="bg-BG"/>
        </w:rPr>
        <w:pPrChange w:id="589" w:author="Valentin Dimitrov" w:date="2017-07-11T12:32:00Z">
          <w:pPr/>
        </w:pPrChange>
      </w:pPr>
      <w:del w:id="590" w:author="Valentin Dimitrov" w:date="2017-07-11T12:31:00Z">
        <w:r w:rsidDel="002C273A">
          <w:delText xml:space="preserve">The above code could be </w:delText>
        </w:r>
        <w:r w:rsidR="0047097A" w:rsidDel="002C273A">
          <w:delText xml:space="preserve">significantly </w:delText>
        </w:r>
        <w:r w:rsidR="00EC7711" w:rsidDel="002C273A">
          <w:delText>shortened by</w:delText>
        </w:r>
        <w:r w:rsidDel="002C273A">
          <w:delText xml:space="preserve"> using a </w:delText>
        </w:r>
        <w:r w:rsidR="00794A05" w:rsidDel="002C273A">
          <w:delText xml:space="preserve">JS language feature called </w:delText>
        </w:r>
        <w:r w:rsidDel="002C273A">
          <w:delText>“</w:delText>
        </w:r>
        <w:r w:rsidRPr="00EC7711" w:rsidDel="002C273A">
          <w:rPr>
            <w:b w:val="0"/>
            <w:noProof/>
          </w:rPr>
          <w:delText>destructuring</w:delText>
        </w:r>
        <w:r w:rsidRPr="00EC7711" w:rsidDel="002C273A">
          <w:rPr>
            <w:b w:val="0"/>
          </w:rPr>
          <w:delText xml:space="preserve"> assignment</w:delText>
        </w:r>
        <w:r w:rsidDel="002C273A">
          <w:delText xml:space="preserve">” + </w:delText>
        </w:r>
        <w:r w:rsidRPr="00794A05" w:rsidDel="002C273A">
          <w:rPr>
            <w:b w:val="0"/>
          </w:rPr>
          <w:delText>mapping</w:delText>
        </w:r>
        <w:r w:rsidDel="002C273A">
          <w:delText xml:space="preserve"> the </w:delText>
        </w:r>
        <w:r w:rsidR="00EC7711" w:rsidDel="002C273A">
          <w:delText xml:space="preserve">input string array to </w:delText>
        </w:r>
        <w:r w:rsidR="0047097A" w:rsidDel="002C273A">
          <w:delText xml:space="preserve">an </w:delText>
        </w:r>
        <w:r w:rsidR="00EC7711" w:rsidDel="002C273A">
          <w:delText>array of numbers</w:delText>
        </w:r>
        <w:r w:rsidR="00794A05" w:rsidDel="002C273A">
          <w:delText xml:space="preserve"> through the function </w:delText>
        </w:r>
        <w:r w:rsidR="00794A05" w:rsidDel="002C273A">
          <w:rPr>
            <w:rStyle w:val="CodeChar"/>
          </w:rPr>
          <w:delText>Number</w:delText>
        </w:r>
        <w:r w:rsidR="00EC7711" w:rsidDel="002C273A">
          <w:delText xml:space="preserve"> like this:</w:delText>
        </w:r>
      </w:del>
    </w:p>
    <w:p w:rsidR="0047097A" w:rsidDel="002C273A" w:rsidRDefault="0047097A">
      <w:pPr>
        <w:pStyle w:val="Heading3"/>
        <w:rPr>
          <w:del w:id="591" w:author="Valentin Dimitrov" w:date="2017-07-11T12:31:00Z"/>
        </w:rPr>
        <w:pPrChange w:id="592" w:author="Valentin Dimitrov" w:date="2017-07-11T12:32:00Z">
          <w:pPr>
            <w:ind w:firstLine="284"/>
          </w:pPr>
        </w:pPrChange>
      </w:pPr>
      <w:del w:id="593" w:author="Valentin Dimitrov" w:date="2017-07-11T12:31:00Z">
        <w:r w:rsidDel="002C273A">
          <w:rPr>
            <w:noProof/>
          </w:rPr>
          <w:drawing>
            <wp:inline distT="0" distB="0" distL="0" distR="0" wp14:anchorId="2EEBD226" wp14:editId="27E9BE1E">
              <wp:extent cx="5893200" cy="8568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200" cy="856800"/>
                      </a:xfrm>
                      <a:prstGeom prst="rect">
                        <a:avLst/>
                      </a:prstGeom>
                    </pic:spPr>
                  </pic:pic>
                </a:graphicData>
              </a:graphic>
            </wp:inline>
          </w:drawing>
        </w:r>
      </w:del>
    </w:p>
    <w:p w:rsidR="00363A65" w:rsidDel="002C273A" w:rsidRDefault="002E63DF">
      <w:pPr>
        <w:pStyle w:val="Heading3"/>
        <w:rPr>
          <w:del w:id="594" w:author="Valentin Dimitrov" w:date="2017-07-11T12:31:00Z"/>
        </w:rPr>
        <w:pPrChange w:id="595" w:author="Valentin Dimitrov" w:date="2017-07-11T12:32:00Z">
          <w:pPr/>
        </w:pPrChange>
      </w:pPr>
      <w:del w:id="596" w:author="Valentin Dimitrov" w:date="2017-07-11T12:31:00Z">
        <w:r w:rsidDel="002C273A">
          <w:delText xml:space="preserve">Next, write </w:delText>
        </w:r>
        <w:r w:rsidR="00363A65" w:rsidDel="002C273A">
          <w:rPr>
            <w:rStyle w:val="CodeChar"/>
          </w:rPr>
          <w:delText>if</w:delText>
        </w:r>
        <w:r w:rsidDel="002C273A">
          <w:delText>-</w:delText>
        </w:r>
        <w:r w:rsidR="00363A65" w:rsidRPr="00363A65" w:rsidDel="002C273A">
          <w:rPr>
            <w:rStyle w:val="CodeChar"/>
          </w:rPr>
          <w:delText>else</w:delText>
        </w:r>
        <w:r w:rsidR="00363A65" w:rsidDel="002C273A">
          <w:delText xml:space="preserve"> statement</w:delText>
        </w:r>
        <w:r w:rsidDel="002C273A">
          <w:delText xml:space="preserve"> </w:delText>
        </w:r>
        <w:r w:rsidR="00363A65" w:rsidDel="002C273A">
          <w:delText>to check whether the point {</w:delText>
        </w:r>
        <w:r w:rsidR="00363A65" w:rsidRPr="00965DF3" w:rsidDel="002C273A">
          <w:rPr>
            <w:rStyle w:val="CodeChar"/>
          </w:rPr>
          <w:delText>x</w:delText>
        </w:r>
        <w:r w:rsidR="00363A65" w:rsidDel="002C273A">
          <w:delText xml:space="preserve">, </w:delText>
        </w:r>
        <w:r w:rsidR="00363A65" w:rsidRPr="00965DF3" w:rsidDel="002C273A">
          <w:rPr>
            <w:rStyle w:val="CodeChar"/>
          </w:rPr>
          <w:delText>y</w:delText>
        </w:r>
        <w:r w:rsidR="00363A65" w:rsidDel="002C273A">
          <w:delText>} is inside</w:delText>
        </w:r>
        <w:r w:rsidR="00794A05" w:rsidDel="002C273A">
          <w:delText xml:space="preserve"> the rectangle</w:delText>
        </w:r>
        <w:r w:rsidR="00363A65" w:rsidDel="002C273A">
          <w:delText xml:space="preserve">. A </w:delText>
        </w:r>
        <w:r w:rsidR="00363A65" w:rsidRPr="00794A05" w:rsidDel="002C273A">
          <w:rPr>
            <w:b w:val="0"/>
          </w:rPr>
          <w:delText>point is inside a rectangle</w:delText>
        </w:r>
        <w:r w:rsidR="00363A65" w:rsidDel="002C273A">
          <w:delText xml:space="preserve"> if and only if</w:delText>
        </w:r>
        <w:r w:rsidR="00965DF3" w:rsidDel="002C273A">
          <w:delText xml:space="preserve"> both</w:delText>
        </w:r>
        <w:r w:rsidR="00794A05" w:rsidDel="002C273A">
          <w:delText xml:space="preserve"> of the following</w:delText>
        </w:r>
        <w:r w:rsidR="00965DF3" w:rsidDel="002C273A">
          <w:delText xml:space="preserve"> conditions are fulfilled</w:delText>
        </w:r>
        <w:r w:rsidR="00363A65" w:rsidDel="002C273A">
          <w:delText>:</w:delText>
        </w:r>
      </w:del>
    </w:p>
    <w:p w:rsidR="00965DF3" w:rsidRPr="00965DF3" w:rsidDel="002C273A" w:rsidRDefault="00363A65">
      <w:pPr>
        <w:pStyle w:val="Heading3"/>
        <w:rPr>
          <w:del w:id="597" w:author="Valentin Dimitrov" w:date="2017-07-11T12:31:00Z"/>
          <w:rStyle w:val="CodeChar"/>
          <w:rFonts w:asciiTheme="minorHAnsi" w:hAnsiTheme="minorHAnsi"/>
          <w:noProof w:val="0"/>
        </w:rPr>
        <w:pPrChange w:id="598" w:author="Valentin Dimitrov" w:date="2017-07-11T12:32:00Z">
          <w:pPr>
            <w:pStyle w:val="ListParagraph"/>
            <w:numPr>
              <w:numId w:val="20"/>
            </w:numPr>
            <w:ind w:left="771" w:hanging="360"/>
          </w:pPr>
        </w:pPrChange>
      </w:pPr>
      <w:del w:id="599" w:author="Valentin Dimitrov" w:date="2017-07-11T12:31:00Z">
        <w:r w:rsidDel="002C273A">
          <w:delText xml:space="preserve">its </w:delText>
        </w:r>
        <w:r w:rsidRPr="00363A65" w:rsidDel="002C273A">
          <w:rPr>
            <w:rStyle w:val="CodeChar"/>
          </w:rPr>
          <w:delText>x</w:delText>
        </w:r>
        <w:r w:rsidDel="002C273A">
          <w:delText xml:space="preserve"> coordinate is between </w:delText>
        </w:r>
        <w:r w:rsidRPr="00363A65" w:rsidDel="002C273A">
          <w:rPr>
            <w:rStyle w:val="CodeChar"/>
          </w:rPr>
          <w:delText>xMin</w:delText>
        </w:r>
        <w:r w:rsidDel="002C273A">
          <w:delText xml:space="preserve"> and </w:delText>
        </w:r>
        <w:r w:rsidRPr="00363A65" w:rsidDel="002C273A">
          <w:rPr>
            <w:rStyle w:val="CodeChar"/>
          </w:rPr>
          <w:delText>xMax</w:delText>
        </w:r>
      </w:del>
    </w:p>
    <w:p w:rsidR="00363A65" w:rsidDel="002C273A" w:rsidRDefault="00363A65">
      <w:pPr>
        <w:pStyle w:val="Heading3"/>
        <w:rPr>
          <w:del w:id="600" w:author="Valentin Dimitrov" w:date="2017-07-11T12:31:00Z"/>
        </w:rPr>
        <w:pPrChange w:id="601" w:author="Valentin Dimitrov" w:date="2017-07-11T12:32:00Z">
          <w:pPr>
            <w:pStyle w:val="ListParagraph"/>
            <w:numPr>
              <w:numId w:val="20"/>
            </w:numPr>
            <w:ind w:left="771" w:hanging="360"/>
          </w:pPr>
        </w:pPrChange>
      </w:pPr>
      <w:del w:id="602" w:author="Valentin Dimitrov" w:date="2017-07-11T12:31:00Z">
        <w:r w:rsidDel="002C273A">
          <w:delText xml:space="preserve">its </w:delText>
        </w:r>
        <w:r w:rsidRPr="00363A65" w:rsidDel="002C273A">
          <w:rPr>
            <w:rStyle w:val="CodeChar"/>
          </w:rPr>
          <w:delText>y</w:delText>
        </w:r>
        <w:r w:rsidDel="002C273A">
          <w:delText xml:space="preserve"> coordinate is between </w:delText>
        </w:r>
        <w:r w:rsidRPr="00363A65" w:rsidDel="002C273A">
          <w:rPr>
            <w:rStyle w:val="CodeChar"/>
          </w:rPr>
          <w:delText>yMin</w:delText>
        </w:r>
        <w:r w:rsidDel="002C273A">
          <w:delText xml:space="preserve"> and </w:delText>
        </w:r>
        <w:r w:rsidRPr="00363A65" w:rsidDel="002C273A">
          <w:rPr>
            <w:rStyle w:val="CodeChar"/>
          </w:rPr>
          <w:delText>y</w:delText>
        </w:r>
        <w:r w:rsidDel="002C273A">
          <w:rPr>
            <w:rStyle w:val="CodeChar"/>
          </w:rPr>
          <w:delText>M</w:delText>
        </w:r>
        <w:r w:rsidRPr="00363A65" w:rsidDel="002C273A">
          <w:rPr>
            <w:rStyle w:val="CodeChar"/>
          </w:rPr>
          <w:delText>ax</w:delText>
        </w:r>
      </w:del>
    </w:p>
    <w:p w:rsidR="002E63DF" w:rsidDel="002C273A" w:rsidRDefault="00363A65">
      <w:pPr>
        <w:pStyle w:val="Heading3"/>
        <w:rPr>
          <w:del w:id="603" w:author="Valentin Dimitrov" w:date="2017-07-11T12:31:00Z"/>
          <w:noProof/>
        </w:rPr>
        <w:pPrChange w:id="604" w:author="Valentin Dimitrov" w:date="2017-07-11T12:32:00Z">
          <w:pPr/>
        </w:pPrChange>
      </w:pPr>
      <w:del w:id="605" w:author="Valentin Dimitrov" w:date="2017-07-11T12:31:00Z">
        <w:r w:rsidDel="002C273A">
          <w:rPr>
            <w:noProof/>
          </w:rPr>
          <w:delText>The code may look like this:</w:delText>
        </w:r>
      </w:del>
    </w:p>
    <w:p w:rsidR="00363A65" w:rsidDel="002C273A" w:rsidRDefault="003F536F">
      <w:pPr>
        <w:pStyle w:val="Heading3"/>
        <w:rPr>
          <w:del w:id="606" w:author="Valentin Dimitrov" w:date="2017-07-11T12:31:00Z"/>
        </w:rPr>
        <w:pPrChange w:id="607" w:author="Valentin Dimitrov" w:date="2017-07-11T12:32:00Z">
          <w:pPr/>
        </w:pPrChange>
      </w:pPr>
      <w:del w:id="608" w:author="Valentin Dimitrov" w:date="2017-07-11T12:31:00Z">
        <w:r w:rsidDel="002C273A">
          <w:rPr>
            <w:noProof/>
          </w:rPr>
          <w:tab/>
        </w:r>
        <w:r w:rsidR="00965DF3" w:rsidDel="002C273A">
          <w:rPr>
            <w:noProof/>
          </w:rPr>
          <w:drawing>
            <wp:inline distT="0" distB="0" distL="0" distR="0" wp14:anchorId="4D2F5539" wp14:editId="2BE53AC2">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600" cy="792000"/>
                      </a:xfrm>
                      <a:prstGeom prst="rect">
                        <a:avLst/>
                      </a:prstGeom>
                    </pic:spPr>
                  </pic:pic>
                </a:graphicData>
              </a:graphic>
            </wp:inline>
          </w:drawing>
        </w:r>
      </w:del>
    </w:p>
    <w:p w:rsidR="002E63DF" w:rsidDel="002C273A" w:rsidRDefault="002E63DF">
      <w:pPr>
        <w:pStyle w:val="Heading3"/>
        <w:rPr>
          <w:del w:id="609" w:author="Valentin Dimitrov" w:date="2017-07-11T12:31:00Z"/>
        </w:rPr>
        <w:pPrChange w:id="610" w:author="Valentin Dimitrov" w:date="2017-07-11T12:32:00Z">
          <w:pPr/>
        </w:pPrChange>
      </w:pPr>
      <w:del w:id="611" w:author="Valentin Dimitrov" w:date="2017-07-11T12:31:00Z">
        <w:r w:rsidDel="002C273A">
          <w:delText xml:space="preserve">Now </w:delText>
        </w:r>
        <w:r w:rsidRPr="00C34F46" w:rsidDel="002C273A">
          <w:rPr>
            <w:b w:val="0"/>
          </w:rPr>
          <w:delText>test the function locally</w:delText>
        </w:r>
        <w:r w:rsidDel="002C273A">
          <w:delText xml:space="preserve"> on your computer. Invoke the above function like this:</w:delText>
        </w:r>
      </w:del>
    </w:p>
    <w:p w:rsidR="002E63DF" w:rsidDel="002C273A" w:rsidRDefault="00952217">
      <w:pPr>
        <w:pStyle w:val="Heading3"/>
        <w:rPr>
          <w:del w:id="612" w:author="Valentin Dimitrov" w:date="2017-07-11T12:31:00Z"/>
        </w:rPr>
        <w:pPrChange w:id="613" w:author="Valentin Dimitrov" w:date="2017-07-11T12:32:00Z">
          <w:pPr>
            <w:ind w:firstLine="284"/>
          </w:pPr>
        </w:pPrChange>
      </w:pPr>
      <w:del w:id="614" w:author="Valentin Dimitrov" w:date="2017-07-11T12:31:00Z">
        <w:r w:rsidDel="002C273A">
          <w:rPr>
            <w:noProof/>
          </w:rPr>
          <w:drawing>
            <wp:inline distT="0" distB="0" distL="0" distR="0" wp14:anchorId="140BF028" wp14:editId="2908F38B">
              <wp:extent cx="4449600" cy="38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9600" cy="388800"/>
                      </a:xfrm>
                      <a:prstGeom prst="rect">
                        <a:avLst/>
                      </a:prstGeom>
                    </pic:spPr>
                  </pic:pic>
                </a:graphicData>
              </a:graphic>
            </wp:inline>
          </w:drawing>
        </w:r>
      </w:del>
    </w:p>
    <w:p w:rsidR="002E63DF" w:rsidDel="002C273A" w:rsidRDefault="002E63DF">
      <w:pPr>
        <w:pStyle w:val="Heading3"/>
        <w:rPr>
          <w:del w:id="615" w:author="Valentin Dimitrov" w:date="2017-07-11T12:31:00Z"/>
        </w:rPr>
        <w:pPrChange w:id="616" w:author="Valentin Dimitrov" w:date="2017-07-11T12:32:00Z">
          <w:pPr/>
        </w:pPrChange>
      </w:pPr>
      <w:del w:id="617" w:author="Valentin Dimitrov" w:date="2017-07-11T12:31:00Z">
        <w:r w:rsidDel="002C273A">
          <w:delText xml:space="preserve">Note that the function takes its input as </w:delText>
        </w:r>
        <w:r w:rsidRPr="0029403A" w:rsidDel="002C273A">
          <w:rPr>
            <w:b w:val="0"/>
          </w:rPr>
          <w:delText>array of</w:delText>
        </w:r>
        <w:r w:rsidR="00952217" w:rsidDel="002C273A">
          <w:rPr>
            <w:b w:val="0"/>
          </w:rPr>
          <w:delText xml:space="preserve"> 6</w:delText>
        </w:r>
        <w:r w:rsidRPr="0029403A" w:rsidDel="002C273A">
          <w:rPr>
            <w:b w:val="0"/>
          </w:rPr>
          <w:delText xml:space="preserve"> strings</w:delText>
        </w:r>
        <w:r w:rsidDel="002C273A">
          <w:delText xml:space="preserve"> (not </w:delText>
        </w:r>
        <w:r w:rsidR="00952217" w:rsidDel="002C273A">
          <w:delText>numbers</w:delText>
        </w:r>
        <w:r w:rsidDel="002C273A">
          <w:delText xml:space="preserve">, not </w:delText>
        </w:r>
        <w:r w:rsidR="00952217" w:rsidDel="002C273A">
          <w:delText xml:space="preserve">string holding </w:delText>
        </w:r>
        <w:r w:rsidDel="002C273A">
          <w:delText xml:space="preserve">number, not an array of numbers). You may test your code in </w:delText>
        </w:r>
        <w:r w:rsidR="00DD4693" w:rsidDel="002C273A">
          <w:delText xml:space="preserve">your IDE, in </w:delText>
        </w:r>
        <w:r w:rsidDel="002C273A">
          <w:delText>the console (with Node.js) or in your Web browser’s JS console.</w:delText>
        </w:r>
      </w:del>
    </w:p>
    <w:p w:rsidR="002E63DF" w:rsidDel="002C273A" w:rsidRDefault="002E63DF">
      <w:pPr>
        <w:pStyle w:val="Heading3"/>
        <w:rPr>
          <w:del w:id="618" w:author="Valentin Dimitrov" w:date="2017-07-11T12:31:00Z"/>
        </w:rPr>
        <w:pPrChange w:id="619" w:author="Valentin Dimitrov" w:date="2017-07-11T12:32:00Z">
          <w:pPr/>
        </w:pPrChange>
      </w:pPr>
      <w:del w:id="620" w:author="Valentin Dimitrov" w:date="2017-07-11T12:31:00Z">
        <w:r w:rsidDel="002C273A">
          <w:delText xml:space="preserve">The screenshot below shows the above function, invoked in </w:delText>
        </w:r>
        <w:r w:rsidRPr="008240DB" w:rsidDel="002C273A">
          <w:rPr>
            <w:b w:val="0"/>
          </w:rPr>
          <w:delText>Chrome JavaScript Console</w:delText>
        </w:r>
        <w:r w:rsidDel="002C273A">
          <w:delText>:</w:delText>
        </w:r>
      </w:del>
    </w:p>
    <w:p w:rsidR="002E63DF" w:rsidDel="002C273A" w:rsidRDefault="0047097A">
      <w:pPr>
        <w:pStyle w:val="Heading3"/>
        <w:rPr>
          <w:del w:id="621" w:author="Valentin Dimitrov" w:date="2017-07-11T12:31:00Z"/>
        </w:rPr>
        <w:pPrChange w:id="622" w:author="Valentin Dimitrov" w:date="2017-07-11T12:32:00Z">
          <w:pPr>
            <w:ind w:firstLine="284"/>
          </w:pPr>
        </w:pPrChange>
      </w:pPr>
      <w:del w:id="623" w:author="Valentin Dimitrov" w:date="2017-07-11T12:31:00Z">
        <w:r w:rsidDel="002C273A">
          <w:rPr>
            <w:noProof/>
          </w:rPr>
          <w:drawing>
            <wp:inline distT="0" distB="0" distL="0" distR="0" wp14:anchorId="5773DA23" wp14:editId="128444DD">
              <wp:extent cx="4971600" cy="3337200"/>
              <wp:effectExtent l="19050" t="19050" r="1968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1600" cy="3337200"/>
                      </a:xfrm>
                      <a:prstGeom prst="rect">
                        <a:avLst/>
                      </a:prstGeom>
                      <a:ln>
                        <a:solidFill>
                          <a:schemeClr val="bg1">
                            <a:lumMod val="85000"/>
                          </a:schemeClr>
                        </a:solidFill>
                      </a:ln>
                    </pic:spPr>
                  </pic:pic>
                </a:graphicData>
              </a:graphic>
            </wp:inline>
          </w:drawing>
        </w:r>
      </w:del>
    </w:p>
    <w:p w:rsidR="002E63DF" w:rsidDel="002C273A" w:rsidRDefault="002E63DF">
      <w:pPr>
        <w:pStyle w:val="Heading3"/>
        <w:rPr>
          <w:del w:id="624" w:author="Valentin Dimitrov" w:date="2017-07-11T12:31:00Z"/>
        </w:rPr>
        <w:pPrChange w:id="625" w:author="Valentin Dimitrov" w:date="2017-07-11T12:32:00Z">
          <w:pPr/>
        </w:pPrChange>
      </w:pPr>
      <w:del w:id="626" w:author="Valentin Dimitrov" w:date="2017-07-11T12:31:00Z">
        <w:r w:rsidDel="002C273A">
          <w:delText xml:space="preserve">The screenshot below shows the above code in the </w:delText>
        </w:r>
        <w:r w:rsidRPr="008240DB" w:rsidDel="002C273A">
          <w:rPr>
            <w:b w:val="0"/>
          </w:rPr>
          <w:delText>Node.js REPL console</w:delText>
        </w:r>
        <w:r w:rsidDel="002C273A">
          <w:delText>:</w:delText>
        </w:r>
      </w:del>
    </w:p>
    <w:p w:rsidR="002E63DF" w:rsidDel="002C273A" w:rsidRDefault="0047097A">
      <w:pPr>
        <w:pStyle w:val="Heading3"/>
        <w:rPr>
          <w:del w:id="627" w:author="Valentin Dimitrov" w:date="2017-07-11T12:31:00Z"/>
        </w:rPr>
        <w:pPrChange w:id="628" w:author="Valentin Dimitrov" w:date="2017-07-11T12:32:00Z">
          <w:pPr>
            <w:ind w:firstLine="284"/>
          </w:pPr>
        </w:pPrChange>
      </w:pPr>
      <w:del w:id="629" w:author="Valentin Dimitrov" w:date="2017-07-11T12:31:00Z">
        <w:r w:rsidDel="002C273A">
          <w:rPr>
            <w:noProof/>
          </w:rPr>
          <w:drawing>
            <wp:inline distT="0" distB="0" distL="0" distR="0" wp14:anchorId="77528515" wp14:editId="33C87CAD">
              <wp:extent cx="4863600" cy="2988000"/>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3600" cy="2988000"/>
                      </a:xfrm>
                      <a:prstGeom prst="rect">
                        <a:avLst/>
                      </a:prstGeom>
                    </pic:spPr>
                  </pic:pic>
                </a:graphicData>
              </a:graphic>
            </wp:inline>
          </w:drawing>
        </w:r>
      </w:del>
    </w:p>
    <w:p w:rsidR="002E63DF" w:rsidDel="002C273A" w:rsidRDefault="002E63DF">
      <w:pPr>
        <w:pStyle w:val="Heading3"/>
        <w:rPr>
          <w:del w:id="630" w:author="Valentin Dimitrov" w:date="2017-07-11T12:31:00Z"/>
        </w:rPr>
        <w:pPrChange w:id="631" w:author="Valentin Dimitrov" w:date="2017-07-11T12:32:00Z">
          <w:pPr/>
        </w:pPrChange>
      </w:pPr>
      <w:del w:id="632" w:author="Valentin Dimitrov" w:date="2017-07-11T12:31:00Z">
        <w:r w:rsidDel="002C273A">
          <w:delText xml:space="preserve">Now you are ready to submit </w:delText>
        </w:r>
        <w:r w:rsidR="00FF5DF0" w:rsidDel="002C273A">
          <w:delText>your solution</w:delText>
        </w:r>
        <w:r w:rsidDel="002C273A">
          <w:delText xml:space="preserve"> in the </w:delText>
        </w:r>
        <w:r w:rsidRPr="00F40E3A" w:rsidDel="002C273A">
          <w:rPr>
            <w:b w:val="0"/>
          </w:rPr>
          <w:delText>judge system</w:delText>
        </w:r>
        <w:r w:rsidDel="002C273A">
          <w:delText xml:space="preserve">. Open the judge contest for this homework and submit your code: </w:delText>
        </w:r>
        <w:r w:rsidR="00CA013A" w:rsidDel="002C273A">
          <w:fldChar w:fldCharType="begin"/>
        </w:r>
        <w:r w:rsidR="00CA013A" w:rsidDel="002C273A">
          <w:delInstrText xml:space="preserve"> HYPERLINK "https://judge.softuni.bg/Contests/Practice/Index/300" </w:delInstrText>
        </w:r>
        <w:r w:rsidR="00CA013A" w:rsidDel="002C273A">
          <w:fldChar w:fldCharType="separate"/>
        </w:r>
        <w:r w:rsidR="00546BB8" w:rsidRPr="00005294" w:rsidDel="002C273A">
          <w:rPr>
            <w:rStyle w:val="Hyperlink"/>
          </w:rPr>
          <w:delText>https://judge.softuni.bg/Contests/Practice/Index/300</w:delText>
        </w:r>
        <w:r w:rsidR="00CA013A" w:rsidDel="002C273A">
          <w:rPr>
            <w:rStyle w:val="Hyperlink"/>
          </w:rPr>
          <w:fldChar w:fldCharType="end"/>
        </w:r>
        <w:r w:rsidDel="002C273A">
          <w:delText xml:space="preserve">. It should look like this: </w:delText>
        </w:r>
      </w:del>
    </w:p>
    <w:p w:rsidR="002E63DF" w:rsidDel="002C273A" w:rsidRDefault="0047097A">
      <w:pPr>
        <w:pStyle w:val="Heading3"/>
        <w:rPr>
          <w:del w:id="633" w:author="Valentin Dimitrov" w:date="2017-07-11T12:31:00Z"/>
          <w:noProof/>
        </w:rPr>
        <w:pPrChange w:id="634" w:author="Valentin Dimitrov" w:date="2017-07-11T12:32:00Z">
          <w:pPr>
            <w:ind w:firstLine="284"/>
          </w:pPr>
        </w:pPrChange>
      </w:pPr>
      <w:del w:id="635" w:author="Valentin Dimitrov" w:date="2017-07-11T12:31:00Z">
        <w:r w:rsidRPr="0047097A" w:rsidDel="002C273A">
          <w:rPr>
            <w:noProof/>
          </w:rPr>
          <w:drawing>
            <wp:inline distT="0" distB="0" distL="0" distR="0" wp14:anchorId="2D63D10A" wp14:editId="69573E7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800" cy="2865600"/>
                      </a:xfrm>
                      <a:prstGeom prst="rect">
                        <a:avLst/>
                      </a:prstGeom>
                    </pic:spPr>
                  </pic:pic>
                </a:graphicData>
              </a:graphic>
            </wp:inline>
          </w:drawing>
        </w:r>
      </w:del>
    </w:p>
    <w:p w:rsidR="002E63DF" w:rsidDel="002C273A" w:rsidRDefault="002E63DF">
      <w:pPr>
        <w:pStyle w:val="Heading3"/>
        <w:rPr>
          <w:del w:id="636" w:author="Valentin Dimitrov" w:date="2017-07-11T12:31:00Z"/>
        </w:rPr>
        <w:pPrChange w:id="637" w:author="Valentin Dimitrov" w:date="2017-07-11T12:32:00Z">
          <w:pPr/>
        </w:pPrChange>
      </w:pPr>
      <w:del w:id="638" w:author="Valentin Dimitrov" w:date="2017-07-11T12:31:00Z">
        <w:r w:rsidDel="002C273A">
          <w:delText xml:space="preserve">The judge system should </w:delText>
        </w:r>
        <w:r w:rsidRPr="00F8238F" w:rsidDel="002C273A">
          <w:rPr>
            <w:b w:val="0"/>
          </w:rPr>
          <w:delText>accept your solution</w:delText>
        </w:r>
        <w:r w:rsidDel="002C273A">
          <w:delText xml:space="preserve"> as correct:</w:delText>
        </w:r>
      </w:del>
    </w:p>
    <w:p w:rsidR="002E63DF" w:rsidDel="002C273A" w:rsidRDefault="00DD4693">
      <w:pPr>
        <w:pStyle w:val="Heading3"/>
        <w:rPr>
          <w:del w:id="639" w:author="Valentin Dimitrov" w:date="2017-07-11T12:31:00Z"/>
        </w:rPr>
        <w:pPrChange w:id="640" w:author="Valentin Dimitrov" w:date="2017-07-11T12:32:00Z">
          <w:pPr>
            <w:ind w:firstLine="284"/>
          </w:pPr>
        </w:pPrChange>
      </w:pPr>
      <w:del w:id="641" w:author="Valentin Dimitrov" w:date="2017-07-11T12:31:00Z">
        <w:r w:rsidRPr="00DD4693" w:rsidDel="002C273A">
          <w:rPr>
            <w:noProof/>
          </w:rPr>
          <w:drawing>
            <wp:inline distT="0" distB="0" distL="0" distR="0" wp14:anchorId="5303CF77" wp14:editId="543AF493">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2400" cy="2415600"/>
                      </a:xfrm>
                      <a:prstGeom prst="rect">
                        <a:avLst/>
                      </a:prstGeom>
                    </pic:spPr>
                  </pic:pic>
                </a:graphicData>
              </a:graphic>
            </wp:inline>
          </w:drawing>
        </w:r>
      </w:del>
    </w:p>
    <w:p w:rsidR="00CB74E8" w:rsidDel="002C273A" w:rsidRDefault="00CB74E8">
      <w:pPr>
        <w:pStyle w:val="Heading3"/>
        <w:rPr>
          <w:del w:id="642" w:author="Valentin Dimitrov" w:date="2017-07-11T12:31:00Z"/>
        </w:rPr>
        <w:pPrChange w:id="643" w:author="Valentin Dimitrov" w:date="2017-07-11T12:32:00Z">
          <w:pPr>
            <w:pStyle w:val="Heading2"/>
          </w:pPr>
        </w:pPrChange>
      </w:pPr>
      <w:del w:id="644" w:author="Valentin Dimitrov" w:date="2017-07-11T12:31:00Z">
        <w:r w:rsidDel="002C273A">
          <w:delText>Odd Numbers 1 to N</w:delText>
        </w:r>
      </w:del>
    </w:p>
    <w:p w:rsidR="00CB74E8" w:rsidDel="002C273A" w:rsidRDefault="00CB74E8">
      <w:pPr>
        <w:pStyle w:val="Heading3"/>
        <w:rPr>
          <w:del w:id="645" w:author="Valentin Dimitrov" w:date="2017-07-11T12:31:00Z"/>
        </w:rPr>
        <w:pPrChange w:id="646" w:author="Valentin Dimitrov" w:date="2017-07-11T12:32:00Z">
          <w:pPr/>
        </w:pPrChange>
      </w:pPr>
      <w:del w:id="647" w:author="Valentin Dimitrov" w:date="2017-07-11T12:31:00Z">
        <w:r w:rsidDel="002C273A">
          <w:delText xml:space="preserve">Write a JS function that reads an integer </w:delText>
        </w:r>
        <w:r w:rsidRPr="00601452" w:rsidDel="002C273A">
          <w:rPr>
            <w:b w:val="0"/>
          </w:rPr>
          <w:delText>n</w:delText>
        </w:r>
        <w:r w:rsidDel="002C273A">
          <w:delText xml:space="preserve"> and prints all </w:delText>
        </w:r>
        <w:r w:rsidRPr="00601452" w:rsidDel="002C273A">
          <w:rPr>
            <w:b w:val="0"/>
          </w:rPr>
          <w:delText>odd numbers</w:delText>
        </w:r>
        <w:r w:rsidDel="002C273A">
          <w:delText xml:space="preserve"> from </w:delText>
        </w:r>
        <w:r w:rsidRPr="00601452" w:rsidDel="002C273A">
          <w:rPr>
            <w:b w:val="0"/>
          </w:rPr>
          <w:delText>1</w:delText>
        </w:r>
        <w:r w:rsidDel="002C273A">
          <w:delText xml:space="preserve"> to </w:delText>
        </w:r>
        <w:r w:rsidRPr="00601452" w:rsidDel="002C273A">
          <w:rPr>
            <w:b w:val="0"/>
          </w:rPr>
          <w:delText>n</w:delText>
        </w:r>
        <w:r w:rsidDel="002C273A">
          <w:delText>.</w:delText>
        </w:r>
      </w:del>
    </w:p>
    <w:p w:rsidR="00CB74E8" w:rsidRPr="004409EC" w:rsidDel="002C273A" w:rsidRDefault="00CB74E8">
      <w:pPr>
        <w:pStyle w:val="Heading3"/>
        <w:rPr>
          <w:del w:id="648" w:author="Valentin Dimitrov" w:date="2017-07-11T12:31:00Z"/>
        </w:rPr>
        <w:pPrChange w:id="649" w:author="Valentin Dimitrov" w:date="2017-07-11T12:32:00Z">
          <w:pPr/>
        </w:pPrChange>
      </w:pPr>
      <w:del w:id="650" w:author="Valentin Dimitrov" w:date="2017-07-11T12:31:00Z">
        <w:r w:rsidDel="002C273A">
          <w:delText xml:space="preserve">The </w:delText>
        </w:r>
        <w:r w:rsidRPr="00BA1772" w:rsidDel="002C273A">
          <w:rPr>
            <w:b w:val="0"/>
          </w:rPr>
          <w:delText>input</w:delText>
        </w:r>
        <w:r w:rsidDel="002C273A">
          <w:delText xml:space="preserve"> comes as array of strings. Its first element holds the string representation of </w:delText>
        </w:r>
        <w:r w:rsidRPr="004409EC" w:rsidDel="002C273A">
          <w:rPr>
            <w:b w:val="0"/>
          </w:rPr>
          <w:delText>n</w:delText>
        </w:r>
        <w:r w:rsidDel="002C273A">
          <w:delText xml:space="preserve">. The number </w:delText>
        </w:r>
        <w:r w:rsidRPr="004409EC" w:rsidDel="002C273A">
          <w:rPr>
            <w:b w:val="0"/>
          </w:rPr>
          <w:delText>n</w:delText>
        </w:r>
        <w:r w:rsidDel="002C273A">
          <w:delText xml:space="preserve"> will be an integer in the range [1 … 100 000].</w:delText>
        </w:r>
      </w:del>
    </w:p>
    <w:p w:rsidR="00CB74E8" w:rsidDel="002C273A" w:rsidRDefault="00CB74E8">
      <w:pPr>
        <w:pStyle w:val="Heading3"/>
        <w:rPr>
          <w:del w:id="651" w:author="Valentin Dimitrov" w:date="2017-07-11T12:31:00Z"/>
        </w:rPr>
        <w:pPrChange w:id="652" w:author="Valentin Dimitrov" w:date="2017-07-11T12:32:00Z">
          <w:pPr/>
        </w:pPrChange>
      </w:pPr>
      <w:del w:id="653" w:author="Valentin Dimitrov" w:date="2017-07-11T12:31:00Z">
        <w:r w:rsidDel="002C273A">
          <w:delText xml:space="preserve">The </w:delText>
        </w:r>
        <w:r w:rsidRPr="00BA1772" w:rsidDel="002C273A">
          <w:rPr>
            <w:b w:val="0"/>
          </w:rPr>
          <w:delText>output</w:delText>
        </w:r>
        <w:r w:rsidDel="002C273A">
          <w:delText xml:space="preserve"> should hold the expected odd numbers, each at a separate line.</w:delText>
        </w:r>
      </w:del>
    </w:p>
    <w:p w:rsidR="00CB74E8" w:rsidDel="002C273A" w:rsidRDefault="00CB74E8">
      <w:pPr>
        <w:pStyle w:val="Heading3"/>
        <w:rPr>
          <w:del w:id="654" w:author="Valentin Dimitrov" w:date="2017-07-11T12:31:00Z"/>
        </w:rPr>
      </w:pPr>
      <w:del w:id="655" w:author="Valentin Dimitrov" w:date="2017-07-11T12:31:00Z">
        <w:r w:rsidDel="002C273A">
          <w:delText>Examples</w:delText>
        </w:r>
      </w:del>
    </w:p>
    <w:tbl>
      <w:tblPr>
        <w:tblStyle w:val="TableGrid"/>
        <w:tblW w:w="5925" w:type="dxa"/>
        <w:tblInd w:w="23" w:type="dxa"/>
        <w:tblLayout w:type="fixed"/>
        <w:tblCellMar>
          <w:top w:w="57" w:type="dxa"/>
          <w:left w:w="85" w:type="dxa"/>
          <w:bottom w:w="57" w:type="dxa"/>
          <w:right w:w="85" w:type="dxa"/>
        </w:tblCellMar>
        <w:tblLook w:val="04A0" w:firstRow="1" w:lastRow="0" w:firstColumn="1" w:lastColumn="0" w:noHBand="0" w:noVBand="1"/>
      </w:tblPr>
      <w:tblGrid>
        <w:gridCol w:w="859"/>
        <w:gridCol w:w="936"/>
        <w:gridCol w:w="360"/>
        <w:gridCol w:w="769"/>
        <w:gridCol w:w="936"/>
        <w:gridCol w:w="360"/>
        <w:gridCol w:w="769"/>
        <w:gridCol w:w="936"/>
      </w:tblGrid>
      <w:tr w:rsidR="00CB74E8" w:rsidRPr="00603773" w:rsidDel="002C273A" w:rsidTr="00911C8B">
        <w:trPr>
          <w:del w:id="656" w:author="Valentin Dimitrov" w:date="2017-07-11T12:31:00Z"/>
        </w:trPr>
        <w:tc>
          <w:tcPr>
            <w:tcW w:w="859" w:type="dxa"/>
            <w:shd w:val="clear" w:color="auto" w:fill="D9D9D9" w:themeFill="background1" w:themeFillShade="D9"/>
          </w:tcPr>
          <w:p w:rsidR="00CB74E8" w:rsidRPr="00603773" w:rsidDel="002C273A" w:rsidRDefault="00CB74E8">
            <w:pPr>
              <w:pStyle w:val="Heading3"/>
              <w:rPr>
                <w:del w:id="657" w:author="Valentin Dimitrov" w:date="2017-07-11T12:31:00Z"/>
              </w:rPr>
              <w:pPrChange w:id="658" w:author="Valentin Dimitrov" w:date="2017-07-11T12:32:00Z">
                <w:pPr>
                  <w:spacing w:before="0" w:after="0"/>
                  <w:jc w:val="center"/>
                </w:pPr>
              </w:pPrChange>
            </w:pPr>
            <w:del w:id="659" w:author="Valentin Dimitrov" w:date="2017-07-11T12:31:00Z">
              <w:r w:rsidRPr="00603773" w:rsidDel="002C273A">
                <w:rPr>
                  <w:b w:val="0"/>
                </w:rPr>
                <w:delText>Input</w:delText>
              </w:r>
            </w:del>
          </w:p>
        </w:tc>
        <w:tc>
          <w:tcPr>
            <w:tcW w:w="936" w:type="dxa"/>
            <w:shd w:val="clear" w:color="auto" w:fill="D9D9D9" w:themeFill="background1" w:themeFillShade="D9"/>
          </w:tcPr>
          <w:p w:rsidR="00CB74E8" w:rsidRPr="00603773" w:rsidDel="002C273A" w:rsidRDefault="00CB74E8">
            <w:pPr>
              <w:pStyle w:val="Heading3"/>
              <w:rPr>
                <w:del w:id="660" w:author="Valentin Dimitrov" w:date="2017-07-11T12:31:00Z"/>
              </w:rPr>
              <w:pPrChange w:id="661" w:author="Valentin Dimitrov" w:date="2017-07-11T12:32:00Z">
                <w:pPr>
                  <w:spacing w:before="0" w:after="0"/>
                  <w:jc w:val="center"/>
                </w:pPr>
              </w:pPrChange>
            </w:pPr>
            <w:del w:id="662" w:author="Valentin Dimitrov" w:date="2017-07-11T12:31:00Z">
              <w:r w:rsidRPr="00603773" w:rsidDel="002C273A">
                <w:rPr>
                  <w:b w:val="0"/>
                </w:rPr>
                <w:delText>Output</w:delText>
              </w:r>
            </w:del>
          </w:p>
        </w:tc>
        <w:tc>
          <w:tcPr>
            <w:tcW w:w="360" w:type="dxa"/>
            <w:tcBorders>
              <w:top w:val="nil"/>
              <w:bottom w:val="nil"/>
            </w:tcBorders>
            <w:shd w:val="clear" w:color="auto" w:fill="auto"/>
          </w:tcPr>
          <w:p w:rsidR="00CB74E8" w:rsidRPr="00603773" w:rsidDel="002C273A" w:rsidRDefault="00CB74E8">
            <w:pPr>
              <w:pStyle w:val="Heading3"/>
              <w:rPr>
                <w:del w:id="663" w:author="Valentin Dimitrov" w:date="2017-07-11T12:31:00Z"/>
              </w:rPr>
              <w:pPrChange w:id="664" w:author="Valentin Dimitrov" w:date="2017-07-11T12:32:00Z">
                <w:pPr>
                  <w:spacing w:before="0" w:after="0"/>
                  <w:jc w:val="center"/>
                </w:pPr>
              </w:pPrChange>
            </w:pPr>
          </w:p>
        </w:tc>
        <w:tc>
          <w:tcPr>
            <w:tcW w:w="769" w:type="dxa"/>
            <w:shd w:val="clear" w:color="auto" w:fill="D9D9D9" w:themeFill="background1" w:themeFillShade="D9"/>
          </w:tcPr>
          <w:p w:rsidR="00CB74E8" w:rsidRPr="00603773" w:rsidDel="002C273A" w:rsidRDefault="00CB74E8">
            <w:pPr>
              <w:pStyle w:val="Heading3"/>
              <w:rPr>
                <w:del w:id="665" w:author="Valentin Dimitrov" w:date="2017-07-11T12:31:00Z"/>
              </w:rPr>
              <w:pPrChange w:id="666" w:author="Valentin Dimitrov" w:date="2017-07-11T12:32:00Z">
                <w:pPr>
                  <w:spacing w:before="0" w:after="0"/>
                  <w:jc w:val="center"/>
                </w:pPr>
              </w:pPrChange>
            </w:pPr>
            <w:del w:id="667" w:author="Valentin Dimitrov" w:date="2017-07-11T12:31:00Z">
              <w:r w:rsidRPr="00603773" w:rsidDel="002C273A">
                <w:rPr>
                  <w:b w:val="0"/>
                </w:rPr>
                <w:delText>Input</w:delText>
              </w:r>
            </w:del>
          </w:p>
        </w:tc>
        <w:tc>
          <w:tcPr>
            <w:tcW w:w="936" w:type="dxa"/>
            <w:shd w:val="clear" w:color="auto" w:fill="D9D9D9" w:themeFill="background1" w:themeFillShade="D9"/>
          </w:tcPr>
          <w:p w:rsidR="00CB74E8" w:rsidRPr="00603773" w:rsidDel="002C273A" w:rsidRDefault="00CB74E8">
            <w:pPr>
              <w:pStyle w:val="Heading3"/>
              <w:rPr>
                <w:del w:id="668" w:author="Valentin Dimitrov" w:date="2017-07-11T12:31:00Z"/>
              </w:rPr>
              <w:pPrChange w:id="669" w:author="Valentin Dimitrov" w:date="2017-07-11T12:32:00Z">
                <w:pPr>
                  <w:spacing w:before="0" w:after="0"/>
                  <w:jc w:val="center"/>
                </w:pPr>
              </w:pPrChange>
            </w:pPr>
            <w:del w:id="670" w:author="Valentin Dimitrov" w:date="2017-07-11T12:31:00Z">
              <w:r w:rsidRPr="00603773" w:rsidDel="002C273A">
                <w:rPr>
                  <w:b w:val="0"/>
                </w:rPr>
                <w:delText>Output</w:delText>
              </w:r>
            </w:del>
          </w:p>
        </w:tc>
        <w:tc>
          <w:tcPr>
            <w:tcW w:w="360" w:type="dxa"/>
            <w:vMerge w:val="restart"/>
            <w:tcBorders>
              <w:top w:val="nil"/>
              <w:bottom w:val="nil"/>
            </w:tcBorders>
            <w:shd w:val="clear" w:color="auto" w:fill="auto"/>
          </w:tcPr>
          <w:p w:rsidR="00CB74E8" w:rsidRPr="00603773" w:rsidDel="002C273A" w:rsidRDefault="00CB74E8">
            <w:pPr>
              <w:pStyle w:val="Heading3"/>
              <w:rPr>
                <w:del w:id="671" w:author="Valentin Dimitrov" w:date="2017-07-11T12:31:00Z"/>
              </w:rPr>
              <w:pPrChange w:id="672" w:author="Valentin Dimitrov" w:date="2017-07-11T12:32:00Z">
                <w:pPr>
                  <w:spacing w:before="0" w:after="0"/>
                  <w:jc w:val="center"/>
                </w:pPr>
              </w:pPrChange>
            </w:pPr>
          </w:p>
        </w:tc>
        <w:tc>
          <w:tcPr>
            <w:tcW w:w="769" w:type="dxa"/>
            <w:shd w:val="clear" w:color="auto" w:fill="D9D9D9" w:themeFill="background1" w:themeFillShade="D9"/>
          </w:tcPr>
          <w:p w:rsidR="00CB74E8" w:rsidRPr="00603773" w:rsidDel="002C273A" w:rsidRDefault="00CB74E8">
            <w:pPr>
              <w:pStyle w:val="Heading3"/>
              <w:rPr>
                <w:del w:id="673" w:author="Valentin Dimitrov" w:date="2017-07-11T12:31:00Z"/>
              </w:rPr>
              <w:pPrChange w:id="674" w:author="Valentin Dimitrov" w:date="2017-07-11T12:32:00Z">
                <w:pPr>
                  <w:spacing w:before="0" w:after="0"/>
                  <w:jc w:val="center"/>
                </w:pPr>
              </w:pPrChange>
            </w:pPr>
            <w:del w:id="675" w:author="Valentin Dimitrov" w:date="2017-07-11T12:31:00Z">
              <w:r w:rsidRPr="00603773" w:rsidDel="002C273A">
                <w:rPr>
                  <w:b w:val="0"/>
                </w:rPr>
                <w:delText>Input</w:delText>
              </w:r>
            </w:del>
          </w:p>
        </w:tc>
        <w:tc>
          <w:tcPr>
            <w:tcW w:w="936" w:type="dxa"/>
            <w:shd w:val="clear" w:color="auto" w:fill="D9D9D9" w:themeFill="background1" w:themeFillShade="D9"/>
          </w:tcPr>
          <w:p w:rsidR="00CB74E8" w:rsidRPr="00603773" w:rsidDel="002C273A" w:rsidRDefault="00CB74E8">
            <w:pPr>
              <w:pStyle w:val="Heading3"/>
              <w:rPr>
                <w:del w:id="676" w:author="Valentin Dimitrov" w:date="2017-07-11T12:31:00Z"/>
              </w:rPr>
              <w:pPrChange w:id="677" w:author="Valentin Dimitrov" w:date="2017-07-11T12:32:00Z">
                <w:pPr>
                  <w:spacing w:before="0" w:after="0"/>
                  <w:jc w:val="center"/>
                </w:pPr>
              </w:pPrChange>
            </w:pPr>
            <w:del w:id="678" w:author="Valentin Dimitrov" w:date="2017-07-11T12:31:00Z">
              <w:r w:rsidRPr="00603773" w:rsidDel="002C273A">
                <w:rPr>
                  <w:b w:val="0"/>
                </w:rPr>
                <w:delText>Output</w:delText>
              </w:r>
            </w:del>
          </w:p>
        </w:tc>
      </w:tr>
      <w:tr w:rsidR="00CB74E8" w:rsidRPr="0095466F" w:rsidDel="002C273A" w:rsidTr="00911C8B">
        <w:trPr>
          <w:del w:id="679" w:author="Valentin Dimitrov" w:date="2017-07-11T12:31:00Z"/>
        </w:trPr>
        <w:tc>
          <w:tcPr>
            <w:tcW w:w="859" w:type="dxa"/>
          </w:tcPr>
          <w:p w:rsidR="00CB74E8" w:rsidRPr="0095466F" w:rsidDel="002C273A" w:rsidRDefault="00CB74E8">
            <w:pPr>
              <w:pStyle w:val="Heading3"/>
              <w:rPr>
                <w:del w:id="680" w:author="Valentin Dimitrov" w:date="2017-07-11T12:31:00Z"/>
                <w:rFonts w:ascii="Consolas" w:hAnsi="Consolas"/>
                <w:noProof/>
              </w:rPr>
              <w:pPrChange w:id="681" w:author="Valentin Dimitrov" w:date="2017-07-11T12:32:00Z">
                <w:pPr>
                  <w:spacing w:before="0" w:after="0"/>
                </w:pPr>
              </w:pPrChange>
            </w:pPr>
            <w:del w:id="682" w:author="Valentin Dimitrov" w:date="2017-07-11T12:31:00Z">
              <w:r w:rsidDel="002C273A">
                <w:rPr>
                  <w:rFonts w:ascii="Consolas" w:hAnsi="Consolas"/>
                  <w:noProof/>
                </w:rPr>
                <w:delText>5</w:delText>
              </w:r>
            </w:del>
          </w:p>
        </w:tc>
        <w:tc>
          <w:tcPr>
            <w:tcW w:w="936" w:type="dxa"/>
          </w:tcPr>
          <w:p w:rsidR="00CB74E8" w:rsidDel="002C273A" w:rsidRDefault="00CB74E8">
            <w:pPr>
              <w:pStyle w:val="Heading3"/>
              <w:rPr>
                <w:del w:id="683" w:author="Valentin Dimitrov" w:date="2017-07-11T12:31:00Z"/>
                <w:rFonts w:ascii="Consolas" w:hAnsi="Consolas"/>
                <w:bCs/>
                <w:noProof/>
              </w:rPr>
              <w:pPrChange w:id="684" w:author="Valentin Dimitrov" w:date="2017-07-11T12:32:00Z">
                <w:pPr>
                  <w:spacing w:before="0" w:after="0"/>
                </w:pPr>
              </w:pPrChange>
            </w:pPr>
            <w:del w:id="685" w:author="Valentin Dimitrov" w:date="2017-07-11T12:31:00Z">
              <w:r w:rsidDel="002C273A">
                <w:rPr>
                  <w:rFonts w:ascii="Consolas" w:hAnsi="Consolas"/>
                  <w:bCs/>
                  <w:noProof/>
                </w:rPr>
                <w:delText>1</w:delText>
              </w:r>
            </w:del>
          </w:p>
          <w:p w:rsidR="00CB74E8" w:rsidDel="002C273A" w:rsidRDefault="00CB74E8">
            <w:pPr>
              <w:pStyle w:val="Heading3"/>
              <w:rPr>
                <w:del w:id="686" w:author="Valentin Dimitrov" w:date="2017-07-11T12:31:00Z"/>
                <w:rFonts w:ascii="Consolas" w:hAnsi="Consolas"/>
                <w:bCs/>
                <w:noProof/>
              </w:rPr>
              <w:pPrChange w:id="687" w:author="Valentin Dimitrov" w:date="2017-07-11T12:32:00Z">
                <w:pPr>
                  <w:spacing w:before="0" w:after="0"/>
                </w:pPr>
              </w:pPrChange>
            </w:pPr>
            <w:del w:id="688" w:author="Valentin Dimitrov" w:date="2017-07-11T12:31:00Z">
              <w:r w:rsidDel="002C273A">
                <w:rPr>
                  <w:rFonts w:ascii="Consolas" w:hAnsi="Consolas"/>
                  <w:bCs/>
                  <w:noProof/>
                </w:rPr>
                <w:delText>3</w:delText>
              </w:r>
            </w:del>
          </w:p>
          <w:p w:rsidR="00CB74E8" w:rsidRPr="0095466F" w:rsidDel="002C273A" w:rsidRDefault="00CB74E8">
            <w:pPr>
              <w:pStyle w:val="Heading3"/>
              <w:rPr>
                <w:del w:id="689" w:author="Valentin Dimitrov" w:date="2017-07-11T12:31:00Z"/>
                <w:rFonts w:ascii="Consolas" w:hAnsi="Consolas"/>
                <w:bCs/>
                <w:noProof/>
              </w:rPr>
              <w:pPrChange w:id="690" w:author="Valentin Dimitrov" w:date="2017-07-11T12:32:00Z">
                <w:pPr>
                  <w:spacing w:before="0" w:after="0"/>
                </w:pPr>
              </w:pPrChange>
            </w:pPr>
            <w:del w:id="691" w:author="Valentin Dimitrov" w:date="2017-07-11T12:31:00Z">
              <w:r w:rsidDel="002C273A">
                <w:rPr>
                  <w:rFonts w:ascii="Consolas" w:hAnsi="Consolas"/>
                  <w:bCs/>
                  <w:noProof/>
                </w:rPr>
                <w:delText>5</w:delText>
              </w:r>
            </w:del>
          </w:p>
        </w:tc>
        <w:tc>
          <w:tcPr>
            <w:tcW w:w="360" w:type="dxa"/>
            <w:tcBorders>
              <w:top w:val="nil"/>
              <w:bottom w:val="nil"/>
            </w:tcBorders>
          </w:tcPr>
          <w:p w:rsidR="00CB74E8" w:rsidRPr="0095466F" w:rsidDel="002C273A" w:rsidRDefault="00CB74E8">
            <w:pPr>
              <w:pStyle w:val="Heading3"/>
              <w:rPr>
                <w:del w:id="692" w:author="Valentin Dimitrov" w:date="2017-07-11T12:31:00Z"/>
                <w:rFonts w:ascii="Consolas" w:hAnsi="Consolas"/>
                <w:bCs/>
              </w:rPr>
              <w:pPrChange w:id="693" w:author="Valentin Dimitrov" w:date="2017-07-11T12:32:00Z">
                <w:pPr>
                  <w:spacing w:before="0" w:after="0"/>
                </w:pPr>
              </w:pPrChange>
            </w:pPr>
          </w:p>
        </w:tc>
        <w:tc>
          <w:tcPr>
            <w:tcW w:w="769" w:type="dxa"/>
          </w:tcPr>
          <w:p w:rsidR="00CB74E8" w:rsidRPr="0095466F" w:rsidDel="002C273A" w:rsidRDefault="00CB74E8">
            <w:pPr>
              <w:pStyle w:val="Heading3"/>
              <w:rPr>
                <w:del w:id="694" w:author="Valentin Dimitrov" w:date="2017-07-11T12:31:00Z"/>
                <w:rFonts w:ascii="Consolas" w:hAnsi="Consolas"/>
                <w:bCs/>
                <w:noProof/>
              </w:rPr>
              <w:pPrChange w:id="695" w:author="Valentin Dimitrov" w:date="2017-07-11T12:32:00Z">
                <w:pPr>
                  <w:spacing w:before="0" w:after="0"/>
                </w:pPr>
              </w:pPrChange>
            </w:pPr>
            <w:del w:id="696" w:author="Valentin Dimitrov" w:date="2017-07-11T12:31:00Z">
              <w:r w:rsidDel="002C273A">
                <w:rPr>
                  <w:rFonts w:ascii="Consolas" w:hAnsi="Consolas"/>
                  <w:bCs/>
                  <w:noProof/>
                </w:rPr>
                <w:delText>4</w:delText>
              </w:r>
            </w:del>
          </w:p>
        </w:tc>
        <w:tc>
          <w:tcPr>
            <w:tcW w:w="936" w:type="dxa"/>
          </w:tcPr>
          <w:p w:rsidR="00CB74E8" w:rsidDel="002C273A" w:rsidRDefault="00CB74E8">
            <w:pPr>
              <w:pStyle w:val="Heading3"/>
              <w:rPr>
                <w:del w:id="697" w:author="Valentin Dimitrov" w:date="2017-07-11T12:31:00Z"/>
                <w:rFonts w:ascii="Consolas" w:hAnsi="Consolas"/>
                <w:bCs/>
                <w:noProof/>
              </w:rPr>
              <w:pPrChange w:id="698" w:author="Valentin Dimitrov" w:date="2017-07-11T12:32:00Z">
                <w:pPr>
                  <w:spacing w:before="0" w:after="0"/>
                </w:pPr>
              </w:pPrChange>
            </w:pPr>
            <w:del w:id="699" w:author="Valentin Dimitrov" w:date="2017-07-11T12:31:00Z">
              <w:r w:rsidDel="002C273A">
                <w:rPr>
                  <w:rFonts w:ascii="Consolas" w:hAnsi="Consolas"/>
                  <w:bCs/>
                  <w:noProof/>
                </w:rPr>
                <w:delText>1</w:delText>
              </w:r>
            </w:del>
          </w:p>
          <w:p w:rsidR="00CB74E8" w:rsidRPr="0095466F" w:rsidDel="002C273A" w:rsidRDefault="00CB74E8">
            <w:pPr>
              <w:pStyle w:val="Heading3"/>
              <w:rPr>
                <w:del w:id="700" w:author="Valentin Dimitrov" w:date="2017-07-11T12:31:00Z"/>
                <w:rFonts w:ascii="Consolas" w:hAnsi="Consolas"/>
                <w:bCs/>
                <w:noProof/>
              </w:rPr>
              <w:pPrChange w:id="701" w:author="Valentin Dimitrov" w:date="2017-07-11T12:32:00Z">
                <w:pPr>
                  <w:spacing w:before="0" w:after="0"/>
                </w:pPr>
              </w:pPrChange>
            </w:pPr>
            <w:del w:id="702" w:author="Valentin Dimitrov" w:date="2017-07-11T12:31:00Z">
              <w:r w:rsidDel="002C273A">
                <w:rPr>
                  <w:rFonts w:ascii="Consolas" w:hAnsi="Consolas"/>
                  <w:bCs/>
                  <w:noProof/>
                </w:rPr>
                <w:delText>3</w:delText>
              </w:r>
            </w:del>
          </w:p>
        </w:tc>
        <w:tc>
          <w:tcPr>
            <w:tcW w:w="360" w:type="dxa"/>
            <w:vMerge/>
            <w:tcBorders>
              <w:bottom w:val="nil"/>
            </w:tcBorders>
            <w:shd w:val="clear" w:color="auto" w:fill="auto"/>
          </w:tcPr>
          <w:p w:rsidR="00CB74E8" w:rsidRPr="0095466F" w:rsidDel="002C273A" w:rsidRDefault="00CB74E8">
            <w:pPr>
              <w:pStyle w:val="Heading3"/>
              <w:rPr>
                <w:del w:id="703" w:author="Valentin Dimitrov" w:date="2017-07-11T12:31:00Z"/>
                <w:rFonts w:ascii="Consolas" w:hAnsi="Consolas"/>
                <w:bCs/>
              </w:rPr>
              <w:pPrChange w:id="704" w:author="Valentin Dimitrov" w:date="2017-07-11T12:32:00Z">
                <w:pPr>
                  <w:spacing w:before="0" w:after="0"/>
                </w:pPr>
              </w:pPrChange>
            </w:pPr>
          </w:p>
        </w:tc>
        <w:tc>
          <w:tcPr>
            <w:tcW w:w="769" w:type="dxa"/>
          </w:tcPr>
          <w:p w:rsidR="00CB74E8" w:rsidRPr="0095466F" w:rsidDel="002C273A" w:rsidRDefault="00CB74E8">
            <w:pPr>
              <w:pStyle w:val="Heading3"/>
              <w:rPr>
                <w:del w:id="705" w:author="Valentin Dimitrov" w:date="2017-07-11T12:31:00Z"/>
                <w:rFonts w:ascii="Consolas" w:hAnsi="Consolas"/>
                <w:bCs/>
                <w:noProof/>
              </w:rPr>
              <w:pPrChange w:id="706" w:author="Valentin Dimitrov" w:date="2017-07-11T12:32:00Z">
                <w:pPr>
                  <w:spacing w:before="0" w:after="0"/>
                </w:pPr>
              </w:pPrChange>
            </w:pPr>
            <w:del w:id="707" w:author="Valentin Dimitrov" w:date="2017-07-11T12:31:00Z">
              <w:r w:rsidDel="002C273A">
                <w:rPr>
                  <w:rFonts w:ascii="Consolas" w:hAnsi="Consolas"/>
                  <w:bCs/>
                  <w:noProof/>
                </w:rPr>
                <w:delText>7</w:delText>
              </w:r>
            </w:del>
          </w:p>
        </w:tc>
        <w:tc>
          <w:tcPr>
            <w:tcW w:w="936" w:type="dxa"/>
          </w:tcPr>
          <w:p w:rsidR="00CB74E8" w:rsidDel="002C273A" w:rsidRDefault="00CB74E8">
            <w:pPr>
              <w:pStyle w:val="Heading3"/>
              <w:rPr>
                <w:del w:id="708" w:author="Valentin Dimitrov" w:date="2017-07-11T12:31:00Z"/>
                <w:rFonts w:ascii="Consolas" w:hAnsi="Consolas"/>
                <w:bCs/>
                <w:noProof/>
              </w:rPr>
              <w:pPrChange w:id="709" w:author="Valentin Dimitrov" w:date="2017-07-11T12:32:00Z">
                <w:pPr>
                  <w:spacing w:before="0" w:after="0"/>
                </w:pPr>
              </w:pPrChange>
            </w:pPr>
            <w:del w:id="710" w:author="Valentin Dimitrov" w:date="2017-07-11T12:31:00Z">
              <w:r w:rsidDel="002C273A">
                <w:rPr>
                  <w:rFonts w:ascii="Consolas" w:hAnsi="Consolas"/>
                  <w:bCs/>
                  <w:noProof/>
                </w:rPr>
                <w:delText>1</w:delText>
              </w:r>
            </w:del>
          </w:p>
          <w:p w:rsidR="00CB74E8" w:rsidDel="002C273A" w:rsidRDefault="00CB74E8">
            <w:pPr>
              <w:pStyle w:val="Heading3"/>
              <w:rPr>
                <w:del w:id="711" w:author="Valentin Dimitrov" w:date="2017-07-11T12:31:00Z"/>
                <w:rFonts w:ascii="Consolas" w:hAnsi="Consolas"/>
                <w:bCs/>
                <w:noProof/>
              </w:rPr>
              <w:pPrChange w:id="712" w:author="Valentin Dimitrov" w:date="2017-07-11T12:32:00Z">
                <w:pPr>
                  <w:spacing w:before="0" w:after="0"/>
                </w:pPr>
              </w:pPrChange>
            </w:pPr>
            <w:del w:id="713" w:author="Valentin Dimitrov" w:date="2017-07-11T12:31:00Z">
              <w:r w:rsidDel="002C273A">
                <w:rPr>
                  <w:rFonts w:ascii="Consolas" w:hAnsi="Consolas"/>
                  <w:bCs/>
                  <w:noProof/>
                </w:rPr>
                <w:delText>3</w:delText>
              </w:r>
            </w:del>
          </w:p>
          <w:p w:rsidR="00CB74E8" w:rsidDel="002C273A" w:rsidRDefault="00CB74E8">
            <w:pPr>
              <w:pStyle w:val="Heading3"/>
              <w:rPr>
                <w:del w:id="714" w:author="Valentin Dimitrov" w:date="2017-07-11T12:31:00Z"/>
                <w:rFonts w:ascii="Consolas" w:hAnsi="Consolas"/>
                <w:bCs/>
                <w:noProof/>
              </w:rPr>
              <w:pPrChange w:id="715" w:author="Valentin Dimitrov" w:date="2017-07-11T12:32:00Z">
                <w:pPr>
                  <w:spacing w:before="0" w:after="0"/>
                </w:pPr>
              </w:pPrChange>
            </w:pPr>
            <w:del w:id="716" w:author="Valentin Dimitrov" w:date="2017-07-11T12:31:00Z">
              <w:r w:rsidDel="002C273A">
                <w:rPr>
                  <w:rFonts w:ascii="Consolas" w:hAnsi="Consolas"/>
                  <w:bCs/>
                  <w:noProof/>
                </w:rPr>
                <w:delText>5</w:delText>
              </w:r>
            </w:del>
          </w:p>
          <w:p w:rsidR="00CB74E8" w:rsidRPr="0095466F" w:rsidDel="002C273A" w:rsidRDefault="00CB74E8">
            <w:pPr>
              <w:pStyle w:val="Heading3"/>
              <w:rPr>
                <w:del w:id="717" w:author="Valentin Dimitrov" w:date="2017-07-11T12:31:00Z"/>
                <w:rFonts w:ascii="Consolas" w:hAnsi="Consolas"/>
                <w:bCs/>
                <w:noProof/>
              </w:rPr>
              <w:pPrChange w:id="718" w:author="Valentin Dimitrov" w:date="2017-07-11T12:32:00Z">
                <w:pPr>
                  <w:spacing w:before="0" w:after="0"/>
                </w:pPr>
              </w:pPrChange>
            </w:pPr>
            <w:del w:id="719" w:author="Valentin Dimitrov" w:date="2017-07-11T12:31:00Z">
              <w:r w:rsidDel="002C273A">
                <w:rPr>
                  <w:rFonts w:ascii="Consolas" w:hAnsi="Consolas"/>
                  <w:bCs/>
                  <w:noProof/>
                </w:rPr>
                <w:delText>7</w:delText>
              </w:r>
            </w:del>
          </w:p>
        </w:tc>
      </w:tr>
    </w:tbl>
    <w:p w:rsidR="00CB74E8" w:rsidDel="002C273A" w:rsidRDefault="00CB74E8">
      <w:pPr>
        <w:pStyle w:val="Heading3"/>
        <w:rPr>
          <w:del w:id="720" w:author="Valentin Dimitrov" w:date="2017-07-11T12:31:00Z"/>
        </w:rPr>
      </w:pPr>
      <w:del w:id="721" w:author="Valentin Dimitrov" w:date="2017-07-11T12:31:00Z">
        <w:r w:rsidDel="002C273A">
          <w:delText>Hints</w:delText>
        </w:r>
      </w:del>
    </w:p>
    <w:p w:rsidR="00CB74E8" w:rsidDel="002C273A" w:rsidRDefault="00CB74E8">
      <w:pPr>
        <w:pStyle w:val="Heading3"/>
        <w:rPr>
          <w:del w:id="722" w:author="Valentin Dimitrov" w:date="2017-07-11T12:31:00Z"/>
        </w:rPr>
        <w:pPrChange w:id="723" w:author="Valentin Dimitrov" w:date="2017-07-11T12:32:00Z">
          <w:pPr/>
        </w:pPrChange>
      </w:pPr>
      <w:del w:id="724" w:author="Valentin Dimitrov" w:date="2017-07-11T12:31:00Z">
        <w:r w:rsidDel="002C273A">
          <w:delText xml:space="preserve">First write a JS function to read the input number </w:delText>
        </w:r>
        <w:r w:rsidRPr="002960F4" w:rsidDel="002C273A">
          <w:rPr>
            <w:b w:val="0"/>
          </w:rPr>
          <w:delText>n</w:delText>
        </w:r>
        <w:r w:rsidDel="002C273A">
          <w:delText xml:space="preserve"> from an array of strings, passed as parameter </w:delText>
        </w:r>
        <w:r w:rsidRPr="00042755" w:rsidDel="002C273A">
          <w:rPr>
            <w:rStyle w:val="CodeChar"/>
          </w:rPr>
          <w:delText>input</w:delText>
        </w:r>
        <w:r w:rsidDel="002C273A">
          <w:delText xml:space="preserve">. The number </w:delText>
        </w:r>
        <w:r w:rsidRPr="002960F4" w:rsidDel="002C273A">
          <w:rPr>
            <w:b w:val="0"/>
          </w:rPr>
          <w:delText>n</w:delText>
        </w:r>
        <w:r w:rsidDel="002C273A">
          <w:delText xml:space="preserve"> should be taken from the first array element </w:delText>
        </w:r>
        <w:r w:rsidRPr="00042755" w:rsidDel="002C273A">
          <w:rPr>
            <w:rStyle w:val="CodeChar"/>
          </w:rPr>
          <w:delText>input[0]</w:delText>
        </w:r>
        <w:r w:rsidDel="002C273A">
          <w:delText xml:space="preserve"> and should be parsed from string to number:</w:delText>
        </w:r>
      </w:del>
    </w:p>
    <w:p w:rsidR="00CB74E8" w:rsidDel="002C273A" w:rsidRDefault="00CB74E8">
      <w:pPr>
        <w:pStyle w:val="Heading3"/>
        <w:rPr>
          <w:del w:id="725" w:author="Valentin Dimitrov" w:date="2017-07-11T12:31:00Z"/>
        </w:rPr>
        <w:pPrChange w:id="726" w:author="Valentin Dimitrov" w:date="2017-07-11T12:32:00Z">
          <w:pPr>
            <w:ind w:firstLine="284"/>
          </w:pPr>
        </w:pPrChange>
      </w:pPr>
      <w:del w:id="727" w:author="Valentin Dimitrov" w:date="2017-07-11T12:31:00Z">
        <w:r w:rsidDel="002C273A">
          <w:rPr>
            <w:noProof/>
          </w:rPr>
          <w:drawing>
            <wp:inline distT="0" distB="0" distL="0" distR="0" wp14:anchorId="533F0FB0" wp14:editId="3549B95E">
              <wp:extent cx="4752000" cy="8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000" cy="820800"/>
                      </a:xfrm>
                      <a:prstGeom prst="rect">
                        <a:avLst/>
                      </a:prstGeom>
                    </pic:spPr>
                  </pic:pic>
                </a:graphicData>
              </a:graphic>
            </wp:inline>
          </w:drawing>
        </w:r>
      </w:del>
    </w:p>
    <w:p w:rsidR="00CB74E8" w:rsidDel="002C273A" w:rsidRDefault="00CB74E8">
      <w:pPr>
        <w:pStyle w:val="Heading3"/>
        <w:rPr>
          <w:del w:id="728" w:author="Valentin Dimitrov" w:date="2017-07-11T12:31:00Z"/>
        </w:rPr>
        <w:pPrChange w:id="729" w:author="Valentin Dimitrov" w:date="2017-07-11T12:32:00Z">
          <w:pPr/>
        </w:pPrChange>
      </w:pPr>
      <w:del w:id="730" w:author="Valentin Dimitrov" w:date="2017-07-11T12:31:00Z">
        <w:r w:rsidDel="002C273A">
          <w:delText xml:space="preserve">Next, write a </w:delText>
        </w:r>
        <w:r w:rsidRPr="002960F4" w:rsidDel="002C273A">
          <w:rPr>
            <w:rStyle w:val="CodeChar"/>
          </w:rPr>
          <w:delText>for</w:delText>
        </w:r>
        <w:r w:rsidDel="002C273A">
          <w:delText xml:space="preserve">-loop from </w:delText>
        </w:r>
        <w:r w:rsidRPr="002960F4" w:rsidDel="002C273A">
          <w:rPr>
            <w:rStyle w:val="CodeChar"/>
          </w:rPr>
          <w:delText>1</w:delText>
        </w:r>
        <w:r w:rsidDel="002C273A">
          <w:delText xml:space="preserve"> to </w:delText>
        </w:r>
        <w:r w:rsidRPr="002960F4" w:rsidDel="002C273A">
          <w:rPr>
            <w:rStyle w:val="CodeChar"/>
          </w:rPr>
          <w:delText>n</w:delText>
        </w:r>
        <w:r w:rsidDel="002C273A">
          <w:delText xml:space="preserve"> with </w:delText>
        </w:r>
        <w:r w:rsidRPr="002960F4" w:rsidDel="002C273A">
          <w:rPr>
            <w:b w:val="0"/>
          </w:rPr>
          <w:delText>step</w:delText>
        </w:r>
        <w:r w:rsidDel="002C273A">
          <w:delText xml:space="preserve"> </w:delText>
        </w:r>
        <w:r w:rsidRPr="002960F4" w:rsidDel="002C273A">
          <w:rPr>
            <w:rStyle w:val="CodeChar"/>
          </w:rPr>
          <w:delText>2</w:delText>
        </w:r>
        <w:r w:rsidDel="002C273A">
          <w:delText>:</w:delText>
        </w:r>
      </w:del>
    </w:p>
    <w:p w:rsidR="00CB74E8" w:rsidDel="002C273A" w:rsidRDefault="00CB74E8">
      <w:pPr>
        <w:pStyle w:val="Heading3"/>
        <w:rPr>
          <w:del w:id="731" w:author="Valentin Dimitrov" w:date="2017-07-11T12:31:00Z"/>
        </w:rPr>
        <w:pPrChange w:id="732" w:author="Valentin Dimitrov" w:date="2017-07-11T12:32:00Z">
          <w:pPr>
            <w:ind w:firstLine="284"/>
          </w:pPr>
        </w:pPrChange>
      </w:pPr>
      <w:del w:id="733" w:author="Valentin Dimitrov" w:date="2017-07-11T12:31:00Z">
        <w:r w:rsidDel="002C273A">
          <w:rPr>
            <w:noProof/>
          </w:rPr>
          <w:drawing>
            <wp:inline distT="0" distB="0" distL="0" distR="0" wp14:anchorId="68590A3C" wp14:editId="3AEA9DC1">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1600" cy="579600"/>
                      </a:xfrm>
                      <a:prstGeom prst="rect">
                        <a:avLst/>
                      </a:prstGeom>
                    </pic:spPr>
                  </pic:pic>
                </a:graphicData>
              </a:graphic>
            </wp:inline>
          </w:drawing>
        </w:r>
      </w:del>
    </w:p>
    <w:p w:rsidR="00CB74E8" w:rsidDel="002C273A" w:rsidRDefault="00CB74E8">
      <w:pPr>
        <w:pStyle w:val="Heading3"/>
        <w:rPr>
          <w:del w:id="734" w:author="Valentin Dimitrov" w:date="2017-07-11T12:31:00Z"/>
        </w:rPr>
        <w:pPrChange w:id="735" w:author="Valentin Dimitrov" w:date="2017-07-11T12:32:00Z">
          <w:pPr/>
        </w:pPrChange>
      </w:pPr>
      <w:del w:id="736" w:author="Valentin Dimitrov" w:date="2017-07-11T12:31:00Z">
        <w:r w:rsidDel="002C273A">
          <w:delText xml:space="preserve">Finally, print the number </w:delText>
        </w:r>
        <w:r w:rsidRPr="00042755" w:rsidDel="002C273A">
          <w:rPr>
            <w:rStyle w:val="CodeChar"/>
          </w:rPr>
          <w:delText>i</w:delText>
        </w:r>
        <w:r w:rsidDel="002C273A">
          <w:delText xml:space="preserve"> at each iteration of the </w:delText>
        </w:r>
        <w:r w:rsidRPr="00042755" w:rsidDel="002C273A">
          <w:rPr>
            <w:rStyle w:val="CodeChar"/>
          </w:rPr>
          <w:delText>for</w:delText>
        </w:r>
        <w:r w:rsidDel="002C273A">
          <w:delText>-loop. The entire function should look like this:</w:delText>
        </w:r>
      </w:del>
    </w:p>
    <w:p w:rsidR="00CB74E8" w:rsidDel="002C273A" w:rsidRDefault="00CB74E8">
      <w:pPr>
        <w:pStyle w:val="Heading3"/>
        <w:rPr>
          <w:del w:id="737" w:author="Valentin Dimitrov" w:date="2017-07-11T12:31:00Z"/>
        </w:rPr>
        <w:pPrChange w:id="738" w:author="Valentin Dimitrov" w:date="2017-07-11T12:32:00Z">
          <w:pPr>
            <w:ind w:firstLine="284"/>
          </w:pPr>
        </w:pPrChange>
      </w:pPr>
      <w:del w:id="739" w:author="Valentin Dimitrov" w:date="2017-07-11T12:31:00Z">
        <w:r w:rsidDel="002C273A">
          <w:rPr>
            <w:noProof/>
          </w:rPr>
          <w:drawing>
            <wp:inline distT="0" distB="0" distL="0" distR="0" wp14:anchorId="55B2B58D" wp14:editId="43EBC427">
              <wp:extent cx="2905200" cy="122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200" cy="1220400"/>
                      </a:xfrm>
                      <a:prstGeom prst="rect">
                        <a:avLst/>
                      </a:prstGeom>
                    </pic:spPr>
                  </pic:pic>
                </a:graphicData>
              </a:graphic>
            </wp:inline>
          </w:drawing>
        </w:r>
      </w:del>
    </w:p>
    <w:p w:rsidR="00CB74E8" w:rsidDel="002C273A" w:rsidRDefault="00CB74E8">
      <w:pPr>
        <w:pStyle w:val="Heading3"/>
        <w:rPr>
          <w:del w:id="740" w:author="Valentin Dimitrov" w:date="2017-07-11T12:31:00Z"/>
        </w:rPr>
        <w:pPrChange w:id="741" w:author="Valentin Dimitrov" w:date="2017-07-11T12:32:00Z">
          <w:pPr/>
        </w:pPrChange>
      </w:pPr>
      <w:del w:id="742" w:author="Valentin Dimitrov" w:date="2017-07-11T12:31:00Z">
        <w:r w:rsidDel="002C273A">
          <w:delText xml:space="preserve">Now </w:delText>
        </w:r>
        <w:r w:rsidRPr="00C34F46" w:rsidDel="002C273A">
          <w:rPr>
            <w:b w:val="0"/>
          </w:rPr>
          <w:delText>test the function locally</w:delText>
        </w:r>
        <w:r w:rsidDel="002C273A">
          <w:delText xml:space="preserve"> on your computer. Invoke the above function like this:</w:delText>
        </w:r>
      </w:del>
    </w:p>
    <w:p w:rsidR="00CB74E8" w:rsidDel="002C273A" w:rsidRDefault="00CB74E8">
      <w:pPr>
        <w:pStyle w:val="Heading3"/>
        <w:rPr>
          <w:del w:id="743" w:author="Valentin Dimitrov" w:date="2017-07-11T12:31:00Z"/>
        </w:rPr>
        <w:pPrChange w:id="744" w:author="Valentin Dimitrov" w:date="2017-07-11T12:32:00Z">
          <w:pPr>
            <w:ind w:firstLine="284"/>
          </w:pPr>
        </w:pPrChange>
      </w:pPr>
      <w:del w:id="745" w:author="Valentin Dimitrov" w:date="2017-07-11T12:31:00Z">
        <w:r w:rsidDel="002C273A">
          <w:rPr>
            <w:noProof/>
          </w:rPr>
          <w:drawing>
            <wp:inline distT="0" distB="0" distL="0" distR="0" wp14:anchorId="46D0F584" wp14:editId="5967B1A0">
              <wp:extent cx="1126800" cy="1692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6800" cy="169200"/>
                      </a:xfrm>
                      <a:prstGeom prst="rect">
                        <a:avLst/>
                      </a:prstGeom>
                    </pic:spPr>
                  </pic:pic>
                </a:graphicData>
              </a:graphic>
            </wp:inline>
          </w:drawing>
        </w:r>
      </w:del>
    </w:p>
    <w:p w:rsidR="00CB74E8" w:rsidDel="002C273A" w:rsidRDefault="00CB74E8">
      <w:pPr>
        <w:pStyle w:val="Heading3"/>
        <w:rPr>
          <w:del w:id="746" w:author="Valentin Dimitrov" w:date="2017-07-11T12:31:00Z"/>
        </w:rPr>
        <w:pPrChange w:id="747" w:author="Valentin Dimitrov" w:date="2017-07-11T12:32:00Z">
          <w:pPr/>
        </w:pPrChange>
      </w:pPr>
      <w:del w:id="748" w:author="Valentin Dimitrov" w:date="2017-07-11T12:31:00Z">
        <w:r w:rsidDel="002C273A">
          <w:delText xml:space="preserve">Note that the function takes its input as </w:delText>
        </w:r>
        <w:r w:rsidRPr="0029403A" w:rsidDel="002C273A">
          <w:rPr>
            <w:b w:val="0"/>
          </w:rPr>
          <w:delText>array of strings</w:delText>
        </w:r>
        <w:r w:rsidDel="002C273A">
          <w:delText xml:space="preserve"> (not a string, not a number, not an array of numbers). You may test your code in the console (with Node.js) or in your Web browser’s JS console.</w:delText>
        </w:r>
      </w:del>
    </w:p>
    <w:p w:rsidR="00CB74E8" w:rsidDel="002C273A" w:rsidRDefault="00CB74E8">
      <w:pPr>
        <w:pStyle w:val="Heading3"/>
        <w:rPr>
          <w:del w:id="749" w:author="Valentin Dimitrov" w:date="2017-07-11T12:31:00Z"/>
        </w:rPr>
        <w:pPrChange w:id="750" w:author="Valentin Dimitrov" w:date="2017-07-11T12:32:00Z">
          <w:pPr/>
        </w:pPrChange>
      </w:pPr>
      <w:del w:id="751" w:author="Valentin Dimitrov" w:date="2017-07-11T12:31:00Z">
        <w:r w:rsidDel="002C273A">
          <w:delText xml:space="preserve">The screenshot below shows the above function, invoked in </w:delText>
        </w:r>
        <w:r w:rsidRPr="008240DB" w:rsidDel="002C273A">
          <w:rPr>
            <w:b w:val="0"/>
          </w:rPr>
          <w:delText>Chrome JavaScript Console</w:delText>
        </w:r>
        <w:r w:rsidDel="002C273A">
          <w:delText>:</w:delText>
        </w:r>
      </w:del>
    </w:p>
    <w:p w:rsidR="00CB74E8" w:rsidDel="002C273A" w:rsidRDefault="00CB74E8">
      <w:pPr>
        <w:pStyle w:val="Heading3"/>
        <w:rPr>
          <w:del w:id="752" w:author="Valentin Dimitrov" w:date="2017-07-11T12:31:00Z"/>
        </w:rPr>
        <w:pPrChange w:id="753" w:author="Valentin Dimitrov" w:date="2017-07-11T12:32:00Z">
          <w:pPr>
            <w:ind w:firstLine="284"/>
          </w:pPr>
        </w:pPrChange>
      </w:pPr>
      <w:del w:id="754" w:author="Valentin Dimitrov" w:date="2017-07-11T12:31:00Z">
        <w:r w:rsidDel="002C273A">
          <w:rPr>
            <w:noProof/>
          </w:rPr>
          <w:drawing>
            <wp:inline distT="0" distB="0" distL="0" distR="0" wp14:anchorId="7A163DCF" wp14:editId="424E239D">
              <wp:extent cx="3150000" cy="3578400"/>
              <wp:effectExtent l="19050" t="19050" r="1270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0000" cy="3578400"/>
                      </a:xfrm>
                      <a:prstGeom prst="rect">
                        <a:avLst/>
                      </a:prstGeom>
                      <a:ln>
                        <a:solidFill>
                          <a:schemeClr val="bg1">
                            <a:lumMod val="75000"/>
                          </a:schemeClr>
                        </a:solidFill>
                      </a:ln>
                    </pic:spPr>
                  </pic:pic>
                </a:graphicData>
              </a:graphic>
            </wp:inline>
          </w:drawing>
        </w:r>
      </w:del>
    </w:p>
    <w:p w:rsidR="00CB74E8" w:rsidDel="002C273A" w:rsidRDefault="00CB74E8">
      <w:pPr>
        <w:pStyle w:val="Heading3"/>
        <w:rPr>
          <w:del w:id="755" w:author="Valentin Dimitrov" w:date="2017-07-11T12:31:00Z"/>
        </w:rPr>
        <w:pPrChange w:id="756" w:author="Valentin Dimitrov" w:date="2017-07-11T12:32:00Z">
          <w:pPr/>
        </w:pPrChange>
      </w:pPr>
      <w:del w:id="757" w:author="Valentin Dimitrov" w:date="2017-07-11T12:31:00Z">
        <w:r w:rsidDel="002C273A">
          <w:delText xml:space="preserve">The screenshot below shows the above code in the </w:delText>
        </w:r>
        <w:r w:rsidRPr="008240DB" w:rsidDel="002C273A">
          <w:rPr>
            <w:b w:val="0"/>
          </w:rPr>
          <w:delText>Node.js REPL console</w:delText>
        </w:r>
        <w:r w:rsidDel="002C273A">
          <w:delText>:</w:delText>
        </w:r>
      </w:del>
    </w:p>
    <w:p w:rsidR="00CB74E8" w:rsidDel="002C273A" w:rsidRDefault="00CB74E8">
      <w:pPr>
        <w:pStyle w:val="Heading3"/>
        <w:rPr>
          <w:del w:id="758" w:author="Valentin Dimitrov" w:date="2017-07-11T12:31:00Z"/>
        </w:rPr>
        <w:pPrChange w:id="759" w:author="Valentin Dimitrov" w:date="2017-07-11T12:32:00Z">
          <w:pPr>
            <w:ind w:firstLine="284"/>
          </w:pPr>
        </w:pPrChange>
      </w:pPr>
      <w:del w:id="760" w:author="Valentin Dimitrov" w:date="2017-07-11T12:31:00Z">
        <w:r w:rsidDel="002C273A">
          <w:rPr>
            <w:noProof/>
          </w:rPr>
          <w:drawing>
            <wp:inline distT="0" distB="0" distL="0" distR="0" wp14:anchorId="4AB909CA" wp14:editId="37B9565C">
              <wp:extent cx="3769200" cy="3322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9200" cy="3322800"/>
                      </a:xfrm>
                      <a:prstGeom prst="rect">
                        <a:avLst/>
                      </a:prstGeom>
                    </pic:spPr>
                  </pic:pic>
                </a:graphicData>
              </a:graphic>
            </wp:inline>
          </w:drawing>
        </w:r>
      </w:del>
    </w:p>
    <w:p w:rsidR="00CB74E8" w:rsidDel="002C273A" w:rsidRDefault="00CB74E8">
      <w:pPr>
        <w:pStyle w:val="Heading3"/>
        <w:rPr>
          <w:del w:id="761" w:author="Valentin Dimitrov" w:date="2017-07-11T12:31:00Z"/>
        </w:rPr>
        <w:pPrChange w:id="762" w:author="Valentin Dimitrov" w:date="2017-07-11T12:32:00Z">
          <w:pPr/>
        </w:pPrChange>
      </w:pPr>
      <w:del w:id="763" w:author="Valentin Dimitrov" w:date="2017-07-11T12:31:00Z">
        <w:r w:rsidDel="002C273A">
          <w:delText xml:space="preserve">Now you are ready to submit the problem in the </w:delText>
        </w:r>
        <w:r w:rsidRPr="00F40E3A" w:rsidDel="002C273A">
          <w:rPr>
            <w:b w:val="0"/>
          </w:rPr>
          <w:delText>judge system</w:delText>
        </w:r>
        <w:r w:rsidDel="002C273A">
          <w:delText xml:space="preserve">. Open the judge contest for this homework and submit your code: </w:delText>
        </w:r>
        <w:r w:rsidR="00CA013A" w:rsidDel="002C273A">
          <w:fldChar w:fldCharType="begin"/>
        </w:r>
        <w:r w:rsidR="00CA013A" w:rsidDel="002C273A">
          <w:delInstrText xml:space="preserve"> HYPERLINK "https://judge.softuni.bg/Contests/Practice/Index/300" </w:delInstrText>
        </w:r>
        <w:r w:rsidR="00CA013A" w:rsidDel="002C273A">
          <w:fldChar w:fldCharType="separate"/>
        </w:r>
        <w:r w:rsidR="00546BB8" w:rsidRPr="00005294" w:rsidDel="002C273A">
          <w:rPr>
            <w:rStyle w:val="Hyperlink"/>
          </w:rPr>
          <w:delText>https://judge.softuni.bg/Contests/Practice/Index/300</w:delText>
        </w:r>
        <w:r w:rsidR="00CA013A" w:rsidDel="002C273A">
          <w:rPr>
            <w:rStyle w:val="Hyperlink"/>
          </w:rPr>
          <w:fldChar w:fldCharType="end"/>
        </w:r>
        <w:r w:rsidDel="002C273A">
          <w:delText xml:space="preserve">. It should look like this: </w:delText>
        </w:r>
      </w:del>
    </w:p>
    <w:p w:rsidR="00CB74E8" w:rsidDel="002C273A" w:rsidRDefault="00CB74E8">
      <w:pPr>
        <w:pStyle w:val="Heading3"/>
        <w:rPr>
          <w:del w:id="764" w:author="Valentin Dimitrov" w:date="2017-07-11T12:31:00Z"/>
        </w:rPr>
        <w:pPrChange w:id="765" w:author="Valentin Dimitrov" w:date="2017-07-11T12:32:00Z">
          <w:pPr>
            <w:ind w:firstLine="284"/>
          </w:pPr>
        </w:pPrChange>
      </w:pPr>
      <w:del w:id="766" w:author="Valentin Dimitrov" w:date="2017-07-11T12:31:00Z">
        <w:r w:rsidRPr="006A5733" w:rsidDel="002C273A">
          <w:rPr>
            <w:noProof/>
          </w:rPr>
          <w:drawing>
            <wp:inline distT="0" distB="0" distL="0" distR="0" wp14:anchorId="5C32E84E" wp14:editId="2806CCDB">
              <wp:extent cx="6343200" cy="4251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3200" cy="4251600"/>
                      </a:xfrm>
                      <a:prstGeom prst="rect">
                        <a:avLst/>
                      </a:prstGeom>
                    </pic:spPr>
                  </pic:pic>
                </a:graphicData>
              </a:graphic>
            </wp:inline>
          </w:drawing>
        </w:r>
      </w:del>
    </w:p>
    <w:p w:rsidR="00CB74E8" w:rsidDel="002C273A" w:rsidRDefault="00CB74E8">
      <w:pPr>
        <w:pStyle w:val="Heading3"/>
        <w:rPr>
          <w:del w:id="767" w:author="Valentin Dimitrov" w:date="2017-07-11T12:31:00Z"/>
        </w:rPr>
        <w:pPrChange w:id="768" w:author="Valentin Dimitrov" w:date="2017-07-11T12:32:00Z">
          <w:pPr/>
        </w:pPrChange>
      </w:pPr>
      <w:del w:id="769" w:author="Valentin Dimitrov" w:date="2017-07-11T12:31:00Z">
        <w:r w:rsidDel="002C273A">
          <w:delText xml:space="preserve">The judge system should </w:delText>
        </w:r>
        <w:r w:rsidRPr="00F8238F" w:rsidDel="002C273A">
          <w:rPr>
            <w:b w:val="0"/>
          </w:rPr>
          <w:delText>accept your solution</w:delText>
        </w:r>
        <w:r w:rsidDel="002C273A">
          <w:delText xml:space="preserve"> as correct:</w:delText>
        </w:r>
      </w:del>
    </w:p>
    <w:p w:rsidR="00CB74E8" w:rsidDel="002C273A" w:rsidRDefault="00CB74E8">
      <w:pPr>
        <w:pStyle w:val="Heading3"/>
        <w:rPr>
          <w:del w:id="770" w:author="Valentin Dimitrov" w:date="2017-07-11T12:31:00Z"/>
        </w:rPr>
        <w:pPrChange w:id="771" w:author="Valentin Dimitrov" w:date="2017-07-11T12:32:00Z">
          <w:pPr>
            <w:ind w:firstLine="284"/>
          </w:pPr>
        </w:pPrChange>
      </w:pPr>
      <w:del w:id="772" w:author="Valentin Dimitrov" w:date="2017-07-11T12:31:00Z">
        <w:r w:rsidRPr="00F8238F" w:rsidDel="002C273A">
          <w:rPr>
            <w:noProof/>
          </w:rPr>
          <w:drawing>
            <wp:inline distT="0" distB="0" distL="0" distR="0" wp14:anchorId="27EDC334" wp14:editId="67666CF7">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8800" cy="3052800"/>
                      </a:xfrm>
                      <a:prstGeom prst="rect">
                        <a:avLst/>
                      </a:prstGeom>
                    </pic:spPr>
                  </pic:pic>
                </a:graphicData>
              </a:graphic>
            </wp:inline>
          </w:drawing>
        </w:r>
      </w:del>
    </w:p>
    <w:p w:rsidR="00CB74E8" w:rsidDel="002C273A" w:rsidRDefault="00CB74E8">
      <w:pPr>
        <w:pStyle w:val="Heading3"/>
        <w:rPr>
          <w:del w:id="773" w:author="Valentin Dimitrov" w:date="2017-07-11T12:31:00Z"/>
        </w:rPr>
        <w:pPrChange w:id="774" w:author="Valentin Dimitrov" w:date="2017-07-11T12:32:00Z">
          <w:pPr>
            <w:pStyle w:val="Heading2"/>
          </w:pPr>
        </w:pPrChange>
      </w:pPr>
      <w:del w:id="775" w:author="Valentin Dimitrov" w:date="2017-07-11T12:31:00Z">
        <w:r w:rsidDel="002C273A">
          <w:delText>Triangle of Dollars</w:delText>
        </w:r>
      </w:del>
    </w:p>
    <w:p w:rsidR="00CB74E8" w:rsidDel="002C273A" w:rsidRDefault="00CB74E8">
      <w:pPr>
        <w:pStyle w:val="Heading3"/>
        <w:rPr>
          <w:del w:id="776" w:author="Valentin Dimitrov" w:date="2017-07-11T12:31:00Z"/>
        </w:rPr>
        <w:pPrChange w:id="777" w:author="Valentin Dimitrov" w:date="2017-07-11T12:32:00Z">
          <w:pPr/>
        </w:pPrChange>
      </w:pPr>
      <w:del w:id="778" w:author="Valentin Dimitrov" w:date="2017-07-11T12:31:00Z">
        <w:r w:rsidDel="002C273A">
          <w:delText xml:space="preserve">Write a JS function that prints a triangle of </w:delText>
        </w:r>
        <w:r w:rsidRPr="00347E21" w:rsidDel="002C273A">
          <w:rPr>
            <w:rStyle w:val="CodeChar"/>
          </w:rPr>
          <w:delText>n</w:delText>
        </w:r>
        <w:r w:rsidDel="002C273A">
          <w:delText xml:space="preserve"> lines of “</w:delText>
        </w:r>
        <w:r w:rsidRPr="00347E21" w:rsidDel="002C273A">
          <w:rPr>
            <w:rStyle w:val="CodeChar"/>
          </w:rPr>
          <w:delText>$</w:delText>
        </w:r>
        <w:r w:rsidDel="002C273A">
          <w:delText>” characters like shown in the examples.</w:delText>
        </w:r>
      </w:del>
    </w:p>
    <w:p w:rsidR="00CB74E8" w:rsidDel="002C273A" w:rsidRDefault="00CB74E8">
      <w:pPr>
        <w:pStyle w:val="Heading3"/>
        <w:rPr>
          <w:del w:id="779" w:author="Valentin Dimitrov" w:date="2017-07-11T12:31:00Z"/>
        </w:rPr>
        <w:pPrChange w:id="780" w:author="Valentin Dimitrov" w:date="2017-07-11T12:32:00Z">
          <w:pPr/>
        </w:pPrChange>
      </w:pPr>
      <w:del w:id="781" w:author="Valentin Dimitrov" w:date="2017-07-11T12:31:00Z">
        <w:r w:rsidDel="002C273A">
          <w:delText xml:space="preserve">The </w:delText>
        </w:r>
        <w:r w:rsidRPr="00BA1772" w:rsidDel="002C273A">
          <w:rPr>
            <w:b w:val="0"/>
          </w:rPr>
          <w:delText>input</w:delText>
        </w:r>
        <w:r w:rsidDel="002C273A">
          <w:delText xml:space="preserve"> comes as array of strings. Its first element holds the number </w:delText>
        </w:r>
        <w:r w:rsidRPr="00347E21" w:rsidDel="002C273A">
          <w:rPr>
            <w:rStyle w:val="CodeChar"/>
          </w:rPr>
          <w:delText>n</w:delText>
        </w:r>
        <w:r w:rsidDel="002C273A">
          <w:delText xml:space="preserve"> (</w:delText>
        </w:r>
        <w:r w:rsidRPr="00347E21" w:rsidDel="002C273A">
          <w:rPr>
            <w:rStyle w:val="CodeChar"/>
          </w:rPr>
          <w:delText>0</w:delText>
        </w:r>
        <w:r w:rsidDel="002C273A">
          <w:delText xml:space="preserve"> &lt; </w:delText>
        </w:r>
        <w:r w:rsidRPr="00347E21" w:rsidDel="002C273A">
          <w:rPr>
            <w:rStyle w:val="CodeChar"/>
          </w:rPr>
          <w:delText>n</w:delText>
        </w:r>
        <w:r w:rsidDel="002C273A">
          <w:delText xml:space="preserve"> &lt; </w:delText>
        </w:r>
        <w:r w:rsidRPr="00347E21" w:rsidDel="002C273A">
          <w:rPr>
            <w:rStyle w:val="CodeChar"/>
          </w:rPr>
          <w:delText>100</w:delText>
        </w:r>
        <w:r w:rsidDel="002C273A">
          <w:delText>).</w:delText>
        </w:r>
      </w:del>
    </w:p>
    <w:p w:rsidR="00CB74E8" w:rsidDel="002C273A" w:rsidRDefault="00CB74E8">
      <w:pPr>
        <w:pStyle w:val="Heading3"/>
        <w:rPr>
          <w:del w:id="782" w:author="Valentin Dimitrov" w:date="2017-07-11T12:31:00Z"/>
        </w:rPr>
        <w:pPrChange w:id="783" w:author="Valentin Dimitrov" w:date="2017-07-11T12:32:00Z">
          <w:pPr/>
        </w:pPrChange>
      </w:pPr>
      <w:del w:id="784" w:author="Valentin Dimitrov" w:date="2017-07-11T12:31:00Z">
        <w:r w:rsidDel="002C273A">
          <w:delText xml:space="preserve">The </w:delText>
        </w:r>
        <w:r w:rsidRPr="00BA1772" w:rsidDel="002C273A">
          <w:rPr>
            <w:b w:val="0"/>
          </w:rPr>
          <w:delText>output</w:delText>
        </w:r>
        <w:r w:rsidDel="002C273A">
          <w:delText xml:space="preserve"> consists of </w:delText>
        </w:r>
        <w:r w:rsidRPr="00347E21" w:rsidDel="002C273A">
          <w:rPr>
            <w:rStyle w:val="CodeChar"/>
          </w:rPr>
          <w:delText>n</w:delText>
        </w:r>
        <w:r w:rsidDel="002C273A">
          <w:delText xml:space="preserve"> text lines like shown below.</w:delText>
        </w:r>
      </w:del>
    </w:p>
    <w:p w:rsidR="00CB74E8" w:rsidDel="002C273A" w:rsidRDefault="00CB74E8">
      <w:pPr>
        <w:pStyle w:val="Heading3"/>
        <w:rPr>
          <w:del w:id="785" w:author="Valentin Dimitrov" w:date="2017-07-11T12:31:00Z"/>
        </w:rPr>
      </w:pPr>
      <w:del w:id="786" w:author="Valentin Dimitrov" w:date="2017-07-11T12:31:00Z">
        <w:r w:rsidDel="002C273A">
          <w:delText>Examples</w:delText>
        </w:r>
      </w:del>
    </w:p>
    <w:tbl>
      <w:tblPr>
        <w:tblStyle w:val="TableGrid"/>
        <w:tblW w:w="5911" w:type="dxa"/>
        <w:tblInd w:w="23" w:type="dxa"/>
        <w:tblLayout w:type="fixed"/>
        <w:tblCellMar>
          <w:top w:w="57" w:type="dxa"/>
          <w:left w:w="85" w:type="dxa"/>
          <w:bottom w:w="57" w:type="dxa"/>
          <w:right w:w="85" w:type="dxa"/>
        </w:tblCellMar>
        <w:tblLook w:val="04A0" w:firstRow="1" w:lastRow="0" w:firstColumn="1" w:lastColumn="0" w:noHBand="0" w:noVBand="1"/>
      </w:tblPr>
      <w:tblGrid>
        <w:gridCol w:w="845"/>
        <w:gridCol w:w="936"/>
        <w:gridCol w:w="360"/>
        <w:gridCol w:w="769"/>
        <w:gridCol w:w="936"/>
        <w:gridCol w:w="360"/>
        <w:gridCol w:w="769"/>
        <w:gridCol w:w="936"/>
      </w:tblGrid>
      <w:tr w:rsidR="00CB74E8" w:rsidRPr="00603773" w:rsidDel="002C273A" w:rsidTr="00911C8B">
        <w:trPr>
          <w:del w:id="787" w:author="Valentin Dimitrov" w:date="2017-07-11T12:31:00Z"/>
        </w:trPr>
        <w:tc>
          <w:tcPr>
            <w:tcW w:w="845" w:type="dxa"/>
            <w:shd w:val="clear" w:color="auto" w:fill="D9D9D9" w:themeFill="background1" w:themeFillShade="D9"/>
          </w:tcPr>
          <w:p w:rsidR="00CB74E8" w:rsidRPr="00603773" w:rsidDel="002C273A" w:rsidRDefault="00CB74E8">
            <w:pPr>
              <w:pStyle w:val="Heading3"/>
              <w:rPr>
                <w:del w:id="788" w:author="Valentin Dimitrov" w:date="2017-07-11T12:31:00Z"/>
              </w:rPr>
              <w:pPrChange w:id="789" w:author="Valentin Dimitrov" w:date="2017-07-11T12:32:00Z">
                <w:pPr>
                  <w:spacing w:before="0" w:after="0"/>
                  <w:jc w:val="center"/>
                </w:pPr>
              </w:pPrChange>
            </w:pPr>
            <w:del w:id="790" w:author="Valentin Dimitrov" w:date="2017-07-11T12:31:00Z">
              <w:r w:rsidRPr="00603773" w:rsidDel="002C273A">
                <w:rPr>
                  <w:b w:val="0"/>
                </w:rPr>
                <w:delText>Input</w:delText>
              </w:r>
            </w:del>
          </w:p>
        </w:tc>
        <w:tc>
          <w:tcPr>
            <w:tcW w:w="936" w:type="dxa"/>
            <w:shd w:val="clear" w:color="auto" w:fill="D9D9D9" w:themeFill="background1" w:themeFillShade="D9"/>
          </w:tcPr>
          <w:p w:rsidR="00CB74E8" w:rsidRPr="00603773" w:rsidDel="002C273A" w:rsidRDefault="00CB74E8">
            <w:pPr>
              <w:pStyle w:val="Heading3"/>
              <w:rPr>
                <w:del w:id="791" w:author="Valentin Dimitrov" w:date="2017-07-11T12:31:00Z"/>
              </w:rPr>
              <w:pPrChange w:id="792" w:author="Valentin Dimitrov" w:date="2017-07-11T12:32:00Z">
                <w:pPr>
                  <w:spacing w:before="0" w:after="0"/>
                  <w:jc w:val="center"/>
                </w:pPr>
              </w:pPrChange>
            </w:pPr>
            <w:del w:id="793" w:author="Valentin Dimitrov" w:date="2017-07-11T12:31:00Z">
              <w:r w:rsidRPr="00603773" w:rsidDel="002C273A">
                <w:rPr>
                  <w:b w:val="0"/>
                </w:rPr>
                <w:delText>Output</w:delText>
              </w:r>
            </w:del>
          </w:p>
        </w:tc>
        <w:tc>
          <w:tcPr>
            <w:tcW w:w="360" w:type="dxa"/>
            <w:tcBorders>
              <w:top w:val="nil"/>
              <w:bottom w:val="nil"/>
            </w:tcBorders>
            <w:shd w:val="clear" w:color="auto" w:fill="auto"/>
          </w:tcPr>
          <w:p w:rsidR="00CB74E8" w:rsidRPr="00603773" w:rsidDel="002C273A" w:rsidRDefault="00CB74E8">
            <w:pPr>
              <w:pStyle w:val="Heading3"/>
              <w:rPr>
                <w:del w:id="794" w:author="Valentin Dimitrov" w:date="2017-07-11T12:31:00Z"/>
              </w:rPr>
              <w:pPrChange w:id="795" w:author="Valentin Dimitrov" w:date="2017-07-11T12:32:00Z">
                <w:pPr>
                  <w:spacing w:before="0" w:after="0"/>
                  <w:jc w:val="center"/>
                </w:pPr>
              </w:pPrChange>
            </w:pPr>
          </w:p>
        </w:tc>
        <w:tc>
          <w:tcPr>
            <w:tcW w:w="769" w:type="dxa"/>
            <w:shd w:val="clear" w:color="auto" w:fill="D9D9D9" w:themeFill="background1" w:themeFillShade="D9"/>
          </w:tcPr>
          <w:p w:rsidR="00CB74E8" w:rsidRPr="00603773" w:rsidDel="002C273A" w:rsidRDefault="00CB74E8">
            <w:pPr>
              <w:pStyle w:val="Heading3"/>
              <w:rPr>
                <w:del w:id="796" w:author="Valentin Dimitrov" w:date="2017-07-11T12:31:00Z"/>
              </w:rPr>
              <w:pPrChange w:id="797" w:author="Valentin Dimitrov" w:date="2017-07-11T12:32:00Z">
                <w:pPr>
                  <w:spacing w:before="0" w:after="0"/>
                  <w:jc w:val="center"/>
                </w:pPr>
              </w:pPrChange>
            </w:pPr>
            <w:del w:id="798" w:author="Valentin Dimitrov" w:date="2017-07-11T12:31:00Z">
              <w:r w:rsidRPr="00603773" w:rsidDel="002C273A">
                <w:rPr>
                  <w:b w:val="0"/>
                </w:rPr>
                <w:delText>Input</w:delText>
              </w:r>
            </w:del>
          </w:p>
        </w:tc>
        <w:tc>
          <w:tcPr>
            <w:tcW w:w="936" w:type="dxa"/>
            <w:shd w:val="clear" w:color="auto" w:fill="D9D9D9" w:themeFill="background1" w:themeFillShade="D9"/>
          </w:tcPr>
          <w:p w:rsidR="00CB74E8" w:rsidRPr="00603773" w:rsidDel="002C273A" w:rsidRDefault="00CB74E8">
            <w:pPr>
              <w:pStyle w:val="Heading3"/>
              <w:rPr>
                <w:del w:id="799" w:author="Valentin Dimitrov" w:date="2017-07-11T12:31:00Z"/>
              </w:rPr>
              <w:pPrChange w:id="800" w:author="Valentin Dimitrov" w:date="2017-07-11T12:32:00Z">
                <w:pPr>
                  <w:spacing w:before="0" w:after="0"/>
                  <w:jc w:val="center"/>
                </w:pPr>
              </w:pPrChange>
            </w:pPr>
            <w:del w:id="801" w:author="Valentin Dimitrov" w:date="2017-07-11T12:31:00Z">
              <w:r w:rsidRPr="00603773" w:rsidDel="002C273A">
                <w:rPr>
                  <w:b w:val="0"/>
                </w:rPr>
                <w:delText>Output</w:delText>
              </w:r>
            </w:del>
          </w:p>
        </w:tc>
        <w:tc>
          <w:tcPr>
            <w:tcW w:w="360" w:type="dxa"/>
            <w:vMerge w:val="restart"/>
            <w:tcBorders>
              <w:top w:val="nil"/>
              <w:bottom w:val="nil"/>
            </w:tcBorders>
            <w:shd w:val="clear" w:color="auto" w:fill="auto"/>
          </w:tcPr>
          <w:p w:rsidR="00CB74E8" w:rsidRPr="00603773" w:rsidDel="002C273A" w:rsidRDefault="00CB74E8">
            <w:pPr>
              <w:pStyle w:val="Heading3"/>
              <w:rPr>
                <w:del w:id="802" w:author="Valentin Dimitrov" w:date="2017-07-11T12:31:00Z"/>
              </w:rPr>
              <w:pPrChange w:id="803" w:author="Valentin Dimitrov" w:date="2017-07-11T12:32:00Z">
                <w:pPr>
                  <w:spacing w:before="0" w:after="0"/>
                  <w:jc w:val="center"/>
                </w:pPr>
              </w:pPrChange>
            </w:pPr>
          </w:p>
        </w:tc>
        <w:tc>
          <w:tcPr>
            <w:tcW w:w="769" w:type="dxa"/>
            <w:shd w:val="clear" w:color="auto" w:fill="D9D9D9" w:themeFill="background1" w:themeFillShade="D9"/>
          </w:tcPr>
          <w:p w:rsidR="00CB74E8" w:rsidRPr="00603773" w:rsidDel="002C273A" w:rsidRDefault="00CB74E8">
            <w:pPr>
              <w:pStyle w:val="Heading3"/>
              <w:rPr>
                <w:del w:id="804" w:author="Valentin Dimitrov" w:date="2017-07-11T12:31:00Z"/>
              </w:rPr>
              <w:pPrChange w:id="805" w:author="Valentin Dimitrov" w:date="2017-07-11T12:32:00Z">
                <w:pPr>
                  <w:spacing w:before="0" w:after="0"/>
                  <w:jc w:val="center"/>
                </w:pPr>
              </w:pPrChange>
            </w:pPr>
            <w:del w:id="806" w:author="Valentin Dimitrov" w:date="2017-07-11T12:31:00Z">
              <w:r w:rsidRPr="00603773" w:rsidDel="002C273A">
                <w:rPr>
                  <w:b w:val="0"/>
                </w:rPr>
                <w:delText>Input</w:delText>
              </w:r>
            </w:del>
          </w:p>
        </w:tc>
        <w:tc>
          <w:tcPr>
            <w:tcW w:w="936" w:type="dxa"/>
            <w:shd w:val="clear" w:color="auto" w:fill="D9D9D9" w:themeFill="background1" w:themeFillShade="D9"/>
          </w:tcPr>
          <w:p w:rsidR="00CB74E8" w:rsidRPr="00603773" w:rsidDel="002C273A" w:rsidRDefault="00CB74E8">
            <w:pPr>
              <w:pStyle w:val="Heading3"/>
              <w:rPr>
                <w:del w:id="807" w:author="Valentin Dimitrov" w:date="2017-07-11T12:31:00Z"/>
              </w:rPr>
              <w:pPrChange w:id="808" w:author="Valentin Dimitrov" w:date="2017-07-11T12:32:00Z">
                <w:pPr>
                  <w:spacing w:before="0" w:after="0"/>
                  <w:jc w:val="center"/>
                </w:pPr>
              </w:pPrChange>
            </w:pPr>
            <w:del w:id="809" w:author="Valentin Dimitrov" w:date="2017-07-11T12:31:00Z">
              <w:r w:rsidRPr="00603773" w:rsidDel="002C273A">
                <w:rPr>
                  <w:b w:val="0"/>
                </w:rPr>
                <w:delText>Output</w:delText>
              </w:r>
            </w:del>
          </w:p>
        </w:tc>
      </w:tr>
      <w:tr w:rsidR="00CB74E8" w:rsidRPr="0095466F" w:rsidDel="002C273A" w:rsidTr="00911C8B">
        <w:trPr>
          <w:del w:id="810" w:author="Valentin Dimitrov" w:date="2017-07-11T12:31:00Z"/>
        </w:trPr>
        <w:tc>
          <w:tcPr>
            <w:tcW w:w="845" w:type="dxa"/>
          </w:tcPr>
          <w:p w:rsidR="00CB74E8" w:rsidRPr="0095466F" w:rsidDel="002C273A" w:rsidRDefault="00CB74E8">
            <w:pPr>
              <w:pStyle w:val="Heading3"/>
              <w:rPr>
                <w:del w:id="811" w:author="Valentin Dimitrov" w:date="2017-07-11T12:31:00Z"/>
                <w:rFonts w:ascii="Consolas" w:hAnsi="Consolas"/>
                <w:noProof/>
              </w:rPr>
              <w:pPrChange w:id="812" w:author="Valentin Dimitrov" w:date="2017-07-11T12:32:00Z">
                <w:pPr>
                  <w:spacing w:before="0" w:after="0"/>
                </w:pPr>
              </w:pPrChange>
            </w:pPr>
            <w:del w:id="813" w:author="Valentin Dimitrov" w:date="2017-07-11T12:31:00Z">
              <w:r w:rsidDel="002C273A">
                <w:rPr>
                  <w:rFonts w:ascii="Consolas" w:hAnsi="Consolas"/>
                  <w:noProof/>
                </w:rPr>
                <w:delText>3</w:delText>
              </w:r>
            </w:del>
          </w:p>
        </w:tc>
        <w:tc>
          <w:tcPr>
            <w:tcW w:w="936" w:type="dxa"/>
          </w:tcPr>
          <w:p w:rsidR="00CB74E8" w:rsidDel="002C273A" w:rsidRDefault="00CB74E8">
            <w:pPr>
              <w:pStyle w:val="Heading3"/>
              <w:rPr>
                <w:del w:id="814" w:author="Valentin Dimitrov" w:date="2017-07-11T12:31:00Z"/>
                <w:rFonts w:ascii="Consolas" w:hAnsi="Consolas"/>
                <w:bCs/>
                <w:noProof/>
              </w:rPr>
              <w:pPrChange w:id="815" w:author="Valentin Dimitrov" w:date="2017-07-11T12:32:00Z">
                <w:pPr>
                  <w:spacing w:before="0" w:after="0"/>
                </w:pPr>
              </w:pPrChange>
            </w:pPr>
            <w:del w:id="816" w:author="Valentin Dimitrov" w:date="2017-07-11T12:31:00Z">
              <w:r w:rsidDel="002C273A">
                <w:rPr>
                  <w:rFonts w:ascii="Consolas" w:hAnsi="Consolas"/>
                  <w:bCs/>
                  <w:noProof/>
                </w:rPr>
                <w:delText>$</w:delText>
              </w:r>
            </w:del>
          </w:p>
          <w:p w:rsidR="00CB74E8" w:rsidDel="002C273A" w:rsidRDefault="00CB74E8">
            <w:pPr>
              <w:pStyle w:val="Heading3"/>
              <w:rPr>
                <w:del w:id="817" w:author="Valentin Dimitrov" w:date="2017-07-11T12:31:00Z"/>
                <w:rFonts w:ascii="Consolas" w:hAnsi="Consolas"/>
                <w:bCs/>
                <w:noProof/>
              </w:rPr>
              <w:pPrChange w:id="818" w:author="Valentin Dimitrov" w:date="2017-07-11T12:32:00Z">
                <w:pPr>
                  <w:spacing w:before="0" w:after="0"/>
                </w:pPr>
              </w:pPrChange>
            </w:pPr>
            <w:del w:id="819" w:author="Valentin Dimitrov" w:date="2017-07-11T12:31:00Z">
              <w:r w:rsidDel="002C273A">
                <w:rPr>
                  <w:rFonts w:ascii="Consolas" w:hAnsi="Consolas"/>
                  <w:bCs/>
                  <w:noProof/>
                </w:rPr>
                <w:delText>$$</w:delText>
              </w:r>
            </w:del>
          </w:p>
          <w:p w:rsidR="00CB74E8" w:rsidRPr="0095466F" w:rsidDel="002C273A" w:rsidRDefault="00CB74E8">
            <w:pPr>
              <w:pStyle w:val="Heading3"/>
              <w:rPr>
                <w:del w:id="820" w:author="Valentin Dimitrov" w:date="2017-07-11T12:31:00Z"/>
                <w:rFonts w:ascii="Consolas" w:hAnsi="Consolas"/>
                <w:bCs/>
                <w:noProof/>
              </w:rPr>
              <w:pPrChange w:id="821" w:author="Valentin Dimitrov" w:date="2017-07-11T12:32:00Z">
                <w:pPr>
                  <w:spacing w:before="0" w:after="0"/>
                </w:pPr>
              </w:pPrChange>
            </w:pPr>
            <w:del w:id="822" w:author="Valentin Dimitrov" w:date="2017-07-11T12:31:00Z">
              <w:r w:rsidDel="002C273A">
                <w:rPr>
                  <w:rFonts w:ascii="Consolas" w:hAnsi="Consolas"/>
                  <w:bCs/>
                  <w:noProof/>
                </w:rPr>
                <w:delText>$$$</w:delText>
              </w:r>
            </w:del>
          </w:p>
        </w:tc>
        <w:tc>
          <w:tcPr>
            <w:tcW w:w="360" w:type="dxa"/>
            <w:tcBorders>
              <w:top w:val="nil"/>
              <w:bottom w:val="nil"/>
            </w:tcBorders>
          </w:tcPr>
          <w:p w:rsidR="00CB74E8" w:rsidRPr="0095466F" w:rsidDel="002C273A" w:rsidRDefault="00CB74E8">
            <w:pPr>
              <w:pStyle w:val="Heading3"/>
              <w:rPr>
                <w:del w:id="823" w:author="Valentin Dimitrov" w:date="2017-07-11T12:31:00Z"/>
                <w:rFonts w:ascii="Consolas" w:hAnsi="Consolas"/>
                <w:bCs/>
              </w:rPr>
              <w:pPrChange w:id="824" w:author="Valentin Dimitrov" w:date="2017-07-11T12:32:00Z">
                <w:pPr>
                  <w:spacing w:before="0" w:after="0"/>
                </w:pPr>
              </w:pPrChange>
            </w:pPr>
          </w:p>
        </w:tc>
        <w:tc>
          <w:tcPr>
            <w:tcW w:w="769" w:type="dxa"/>
          </w:tcPr>
          <w:p w:rsidR="00CB74E8" w:rsidRPr="0095466F" w:rsidDel="002C273A" w:rsidRDefault="00CB74E8">
            <w:pPr>
              <w:pStyle w:val="Heading3"/>
              <w:rPr>
                <w:del w:id="825" w:author="Valentin Dimitrov" w:date="2017-07-11T12:31:00Z"/>
                <w:rFonts w:ascii="Consolas" w:hAnsi="Consolas"/>
                <w:bCs/>
                <w:noProof/>
              </w:rPr>
              <w:pPrChange w:id="826" w:author="Valentin Dimitrov" w:date="2017-07-11T12:32:00Z">
                <w:pPr>
                  <w:spacing w:before="0" w:after="0"/>
                </w:pPr>
              </w:pPrChange>
            </w:pPr>
            <w:del w:id="827" w:author="Valentin Dimitrov" w:date="2017-07-11T12:31:00Z">
              <w:r w:rsidDel="002C273A">
                <w:rPr>
                  <w:rFonts w:ascii="Consolas" w:hAnsi="Consolas"/>
                  <w:bCs/>
                  <w:noProof/>
                </w:rPr>
                <w:delText>2</w:delText>
              </w:r>
            </w:del>
          </w:p>
        </w:tc>
        <w:tc>
          <w:tcPr>
            <w:tcW w:w="936" w:type="dxa"/>
          </w:tcPr>
          <w:p w:rsidR="00CB74E8" w:rsidDel="002C273A" w:rsidRDefault="00CB74E8">
            <w:pPr>
              <w:pStyle w:val="Heading3"/>
              <w:rPr>
                <w:del w:id="828" w:author="Valentin Dimitrov" w:date="2017-07-11T12:31:00Z"/>
                <w:rFonts w:ascii="Consolas" w:hAnsi="Consolas"/>
                <w:bCs/>
                <w:noProof/>
              </w:rPr>
              <w:pPrChange w:id="829" w:author="Valentin Dimitrov" w:date="2017-07-11T12:32:00Z">
                <w:pPr>
                  <w:spacing w:before="0" w:after="0"/>
                </w:pPr>
              </w:pPrChange>
            </w:pPr>
            <w:del w:id="830" w:author="Valentin Dimitrov" w:date="2017-07-11T12:31:00Z">
              <w:r w:rsidDel="002C273A">
                <w:rPr>
                  <w:rFonts w:ascii="Consolas" w:hAnsi="Consolas"/>
                  <w:bCs/>
                  <w:noProof/>
                </w:rPr>
                <w:delText>$</w:delText>
              </w:r>
            </w:del>
          </w:p>
          <w:p w:rsidR="00CB74E8" w:rsidRPr="0095466F" w:rsidDel="002C273A" w:rsidRDefault="00CB74E8">
            <w:pPr>
              <w:pStyle w:val="Heading3"/>
              <w:rPr>
                <w:del w:id="831" w:author="Valentin Dimitrov" w:date="2017-07-11T12:31:00Z"/>
                <w:rFonts w:ascii="Consolas" w:hAnsi="Consolas"/>
                <w:bCs/>
                <w:noProof/>
              </w:rPr>
              <w:pPrChange w:id="832" w:author="Valentin Dimitrov" w:date="2017-07-11T12:32:00Z">
                <w:pPr>
                  <w:spacing w:before="0" w:after="0"/>
                </w:pPr>
              </w:pPrChange>
            </w:pPr>
            <w:del w:id="833" w:author="Valentin Dimitrov" w:date="2017-07-11T12:31:00Z">
              <w:r w:rsidDel="002C273A">
                <w:rPr>
                  <w:rFonts w:ascii="Consolas" w:hAnsi="Consolas"/>
                  <w:bCs/>
                  <w:noProof/>
                </w:rPr>
                <w:delText>$$</w:delText>
              </w:r>
            </w:del>
          </w:p>
        </w:tc>
        <w:tc>
          <w:tcPr>
            <w:tcW w:w="360" w:type="dxa"/>
            <w:vMerge/>
            <w:tcBorders>
              <w:bottom w:val="nil"/>
            </w:tcBorders>
            <w:shd w:val="clear" w:color="auto" w:fill="auto"/>
          </w:tcPr>
          <w:p w:rsidR="00CB74E8" w:rsidRPr="0095466F" w:rsidDel="002C273A" w:rsidRDefault="00CB74E8">
            <w:pPr>
              <w:pStyle w:val="Heading3"/>
              <w:rPr>
                <w:del w:id="834" w:author="Valentin Dimitrov" w:date="2017-07-11T12:31:00Z"/>
                <w:rFonts w:ascii="Consolas" w:hAnsi="Consolas"/>
                <w:bCs/>
              </w:rPr>
              <w:pPrChange w:id="835" w:author="Valentin Dimitrov" w:date="2017-07-11T12:32:00Z">
                <w:pPr>
                  <w:spacing w:before="0" w:after="0"/>
                </w:pPr>
              </w:pPrChange>
            </w:pPr>
          </w:p>
        </w:tc>
        <w:tc>
          <w:tcPr>
            <w:tcW w:w="769" w:type="dxa"/>
          </w:tcPr>
          <w:p w:rsidR="00CB74E8" w:rsidRPr="0095466F" w:rsidDel="002C273A" w:rsidRDefault="00CB74E8">
            <w:pPr>
              <w:pStyle w:val="Heading3"/>
              <w:rPr>
                <w:del w:id="836" w:author="Valentin Dimitrov" w:date="2017-07-11T12:31:00Z"/>
                <w:rFonts w:ascii="Consolas" w:hAnsi="Consolas"/>
                <w:bCs/>
                <w:noProof/>
              </w:rPr>
              <w:pPrChange w:id="837" w:author="Valentin Dimitrov" w:date="2017-07-11T12:32:00Z">
                <w:pPr>
                  <w:spacing w:before="0" w:after="0"/>
                </w:pPr>
              </w:pPrChange>
            </w:pPr>
            <w:del w:id="838" w:author="Valentin Dimitrov" w:date="2017-07-11T12:31:00Z">
              <w:r w:rsidDel="002C273A">
                <w:rPr>
                  <w:rFonts w:ascii="Consolas" w:hAnsi="Consolas"/>
                  <w:bCs/>
                  <w:noProof/>
                </w:rPr>
                <w:delText>4</w:delText>
              </w:r>
            </w:del>
          </w:p>
        </w:tc>
        <w:tc>
          <w:tcPr>
            <w:tcW w:w="936" w:type="dxa"/>
          </w:tcPr>
          <w:p w:rsidR="00CB74E8" w:rsidDel="002C273A" w:rsidRDefault="00CB74E8">
            <w:pPr>
              <w:pStyle w:val="Heading3"/>
              <w:rPr>
                <w:del w:id="839" w:author="Valentin Dimitrov" w:date="2017-07-11T12:31:00Z"/>
                <w:rFonts w:ascii="Consolas" w:hAnsi="Consolas"/>
                <w:bCs/>
                <w:noProof/>
              </w:rPr>
              <w:pPrChange w:id="840" w:author="Valentin Dimitrov" w:date="2017-07-11T12:32:00Z">
                <w:pPr>
                  <w:spacing w:before="0" w:after="0"/>
                </w:pPr>
              </w:pPrChange>
            </w:pPr>
            <w:del w:id="841" w:author="Valentin Dimitrov" w:date="2017-07-11T12:31:00Z">
              <w:r w:rsidDel="002C273A">
                <w:rPr>
                  <w:rFonts w:ascii="Consolas" w:hAnsi="Consolas"/>
                  <w:bCs/>
                  <w:noProof/>
                </w:rPr>
                <w:delText>$</w:delText>
              </w:r>
            </w:del>
          </w:p>
          <w:p w:rsidR="00CB74E8" w:rsidDel="002C273A" w:rsidRDefault="00CB74E8">
            <w:pPr>
              <w:pStyle w:val="Heading3"/>
              <w:rPr>
                <w:del w:id="842" w:author="Valentin Dimitrov" w:date="2017-07-11T12:31:00Z"/>
                <w:rFonts w:ascii="Consolas" w:hAnsi="Consolas"/>
                <w:bCs/>
                <w:noProof/>
              </w:rPr>
              <w:pPrChange w:id="843" w:author="Valentin Dimitrov" w:date="2017-07-11T12:32:00Z">
                <w:pPr>
                  <w:spacing w:before="0" w:after="0"/>
                </w:pPr>
              </w:pPrChange>
            </w:pPr>
            <w:del w:id="844" w:author="Valentin Dimitrov" w:date="2017-07-11T12:31:00Z">
              <w:r w:rsidDel="002C273A">
                <w:rPr>
                  <w:rFonts w:ascii="Consolas" w:hAnsi="Consolas"/>
                  <w:bCs/>
                  <w:noProof/>
                </w:rPr>
                <w:delText>$$</w:delText>
              </w:r>
            </w:del>
          </w:p>
          <w:p w:rsidR="00CB74E8" w:rsidDel="002C273A" w:rsidRDefault="00CB74E8">
            <w:pPr>
              <w:pStyle w:val="Heading3"/>
              <w:rPr>
                <w:del w:id="845" w:author="Valentin Dimitrov" w:date="2017-07-11T12:31:00Z"/>
                <w:rFonts w:ascii="Consolas" w:hAnsi="Consolas"/>
                <w:bCs/>
                <w:noProof/>
              </w:rPr>
              <w:pPrChange w:id="846" w:author="Valentin Dimitrov" w:date="2017-07-11T12:32:00Z">
                <w:pPr>
                  <w:spacing w:before="0" w:after="0"/>
                </w:pPr>
              </w:pPrChange>
            </w:pPr>
            <w:del w:id="847" w:author="Valentin Dimitrov" w:date="2017-07-11T12:31:00Z">
              <w:r w:rsidDel="002C273A">
                <w:rPr>
                  <w:rFonts w:ascii="Consolas" w:hAnsi="Consolas"/>
                  <w:bCs/>
                  <w:noProof/>
                </w:rPr>
                <w:delText>$$$</w:delText>
              </w:r>
            </w:del>
          </w:p>
          <w:p w:rsidR="00CB74E8" w:rsidRPr="0095466F" w:rsidDel="002C273A" w:rsidRDefault="00CB74E8">
            <w:pPr>
              <w:pStyle w:val="Heading3"/>
              <w:rPr>
                <w:del w:id="848" w:author="Valentin Dimitrov" w:date="2017-07-11T12:31:00Z"/>
                <w:rFonts w:ascii="Consolas" w:hAnsi="Consolas"/>
                <w:bCs/>
                <w:noProof/>
              </w:rPr>
              <w:pPrChange w:id="849" w:author="Valentin Dimitrov" w:date="2017-07-11T12:32:00Z">
                <w:pPr>
                  <w:spacing w:before="0" w:after="0"/>
                </w:pPr>
              </w:pPrChange>
            </w:pPr>
            <w:del w:id="850" w:author="Valentin Dimitrov" w:date="2017-07-11T12:31:00Z">
              <w:r w:rsidDel="002C273A">
                <w:rPr>
                  <w:rFonts w:ascii="Consolas" w:hAnsi="Consolas"/>
                  <w:bCs/>
                  <w:noProof/>
                </w:rPr>
                <w:delText>$$$$</w:delText>
              </w:r>
            </w:del>
          </w:p>
        </w:tc>
      </w:tr>
    </w:tbl>
    <w:p w:rsidR="00CB74E8" w:rsidDel="002C273A" w:rsidRDefault="00CB74E8">
      <w:pPr>
        <w:pStyle w:val="Heading3"/>
        <w:rPr>
          <w:del w:id="851" w:author="Valentin Dimitrov" w:date="2017-07-11T12:31:00Z"/>
        </w:rPr>
      </w:pPr>
      <w:del w:id="852" w:author="Valentin Dimitrov" w:date="2017-07-11T12:31:00Z">
        <w:r w:rsidDel="002C273A">
          <w:delText>Hints</w:delText>
        </w:r>
      </w:del>
    </w:p>
    <w:p w:rsidR="00CB74E8" w:rsidDel="002C273A" w:rsidRDefault="00CB74E8">
      <w:pPr>
        <w:pStyle w:val="Heading3"/>
        <w:rPr>
          <w:del w:id="853" w:author="Valentin Dimitrov" w:date="2017-07-11T12:31:00Z"/>
        </w:rPr>
        <w:pPrChange w:id="854" w:author="Valentin Dimitrov" w:date="2017-07-11T12:32:00Z">
          <w:pPr/>
        </w:pPrChange>
      </w:pPr>
      <w:del w:id="855" w:author="Valentin Dimitrov" w:date="2017-07-11T12:31:00Z">
        <w:r w:rsidDel="002C273A">
          <w:delText xml:space="preserve">Variant 1: use </w:delText>
        </w:r>
        <w:r w:rsidRPr="00DC6A5F" w:rsidDel="002C273A">
          <w:rPr>
            <w:b w:val="0"/>
          </w:rPr>
          <w:delText>nested loops</w:delText>
        </w:r>
        <w:r w:rsidDel="002C273A">
          <w:delText xml:space="preserve"> and for each row collect the ‘</w:delText>
        </w:r>
        <w:r w:rsidRPr="00DC6A5F" w:rsidDel="002C273A">
          <w:rPr>
            <w:rStyle w:val="CodeChar"/>
          </w:rPr>
          <w:delText>$</w:delText>
        </w:r>
        <w:r w:rsidDel="002C273A">
          <w:delText>’ characters in a string and then print it:</w:delText>
        </w:r>
      </w:del>
    </w:p>
    <w:p w:rsidR="00CB74E8" w:rsidDel="002C273A" w:rsidRDefault="00CB74E8">
      <w:pPr>
        <w:pStyle w:val="Heading3"/>
        <w:rPr>
          <w:del w:id="856" w:author="Valentin Dimitrov" w:date="2017-07-11T12:31:00Z"/>
        </w:rPr>
        <w:pPrChange w:id="857" w:author="Valentin Dimitrov" w:date="2017-07-11T12:32:00Z">
          <w:pPr>
            <w:ind w:firstLine="284"/>
          </w:pPr>
        </w:pPrChange>
      </w:pPr>
      <w:del w:id="858" w:author="Valentin Dimitrov" w:date="2017-07-11T12:31:00Z">
        <w:r w:rsidDel="002C273A">
          <w:rPr>
            <w:noProof/>
          </w:rPr>
          <w:drawing>
            <wp:inline distT="0" distB="0" distL="0" distR="0" wp14:anchorId="5F6F4015" wp14:editId="49FA453D">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1200" cy="817200"/>
                      </a:xfrm>
                      <a:prstGeom prst="rect">
                        <a:avLst/>
                      </a:prstGeom>
                    </pic:spPr>
                  </pic:pic>
                </a:graphicData>
              </a:graphic>
            </wp:inline>
          </w:drawing>
        </w:r>
      </w:del>
    </w:p>
    <w:p w:rsidR="00CB74E8" w:rsidDel="002C273A" w:rsidRDefault="00CB74E8">
      <w:pPr>
        <w:pStyle w:val="Heading3"/>
        <w:rPr>
          <w:del w:id="859" w:author="Valentin Dimitrov" w:date="2017-07-11T12:31:00Z"/>
        </w:rPr>
        <w:pPrChange w:id="860" w:author="Valentin Dimitrov" w:date="2017-07-11T12:32:00Z">
          <w:pPr/>
        </w:pPrChange>
      </w:pPr>
      <w:del w:id="861" w:author="Valentin Dimitrov" w:date="2017-07-11T12:31:00Z">
        <w:r w:rsidDel="002C273A">
          <w:delText xml:space="preserve">Variant 2: use a simple loop </w:delText>
        </w:r>
        <w:r w:rsidRPr="00DC6A5F" w:rsidDel="002C273A">
          <w:rPr>
            <w:rStyle w:val="CodeChar"/>
          </w:rPr>
          <w:delText>row</w:delText>
        </w:r>
        <w:r w:rsidDel="002C273A">
          <w:delText xml:space="preserve"> = </w:delText>
        </w:r>
        <w:r w:rsidRPr="00DC6A5F" w:rsidDel="002C273A">
          <w:rPr>
            <w:rStyle w:val="CodeChar"/>
          </w:rPr>
          <w:delText>1</w:delText>
        </w:r>
        <w:r w:rsidDel="002C273A">
          <w:delText xml:space="preserve"> … </w:delText>
        </w:r>
        <w:r w:rsidRPr="00DC6A5F" w:rsidDel="002C273A">
          <w:rPr>
            <w:rStyle w:val="CodeChar"/>
          </w:rPr>
          <w:delText>n</w:delText>
        </w:r>
        <w:r w:rsidDel="002C273A">
          <w:delText xml:space="preserve"> and print </w:delText>
        </w:r>
        <w:r w:rsidRPr="00DC6A5F" w:rsidDel="002C273A">
          <w:rPr>
            <w:rStyle w:val="CodeChar"/>
          </w:rPr>
          <w:delText>row</w:delText>
        </w:r>
        <w:r w:rsidDel="002C273A">
          <w:delText xml:space="preserve"> dollars this way:</w:delText>
        </w:r>
      </w:del>
    </w:p>
    <w:p w:rsidR="00CB74E8" w:rsidDel="002C273A" w:rsidRDefault="00CB74E8">
      <w:pPr>
        <w:pStyle w:val="Heading3"/>
        <w:rPr>
          <w:del w:id="862" w:author="Valentin Dimitrov" w:date="2017-07-11T12:32:00Z"/>
        </w:rPr>
        <w:pPrChange w:id="863" w:author="Valentin Dimitrov" w:date="2017-07-11T12:32:00Z">
          <w:pPr>
            <w:ind w:firstLine="284"/>
          </w:pPr>
        </w:pPrChange>
      </w:pPr>
      <w:del w:id="864" w:author="Valentin Dimitrov" w:date="2017-07-11T12:32:00Z">
        <w:r w:rsidDel="002C273A">
          <w:rPr>
            <w:noProof/>
          </w:rPr>
          <w:drawing>
            <wp:inline distT="0" distB="0" distL="0" distR="0" wp14:anchorId="269416CD" wp14:editId="1A3B6B99">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2000" cy="172800"/>
                      </a:xfrm>
                      <a:prstGeom prst="rect">
                        <a:avLst/>
                      </a:prstGeom>
                    </pic:spPr>
                  </pic:pic>
                </a:graphicData>
              </a:graphic>
            </wp:inline>
          </w:drawing>
        </w:r>
      </w:del>
    </w:p>
    <w:p w:rsidR="00CB74E8" w:rsidDel="002C273A" w:rsidRDefault="00CB74E8">
      <w:pPr>
        <w:pStyle w:val="Heading3"/>
        <w:rPr>
          <w:del w:id="865" w:author="Valentin Dimitrov" w:date="2017-07-11T12:32:00Z"/>
        </w:rPr>
        <w:pPrChange w:id="866" w:author="Valentin Dimitrov" w:date="2017-07-11T12:32:00Z">
          <w:pPr/>
        </w:pPrChange>
      </w:pPr>
      <w:del w:id="867" w:author="Valentin Dimitrov" w:date="2017-07-11T12:32:00Z">
        <w:r w:rsidDel="002C273A">
          <w:delText xml:space="preserve">Variant 3: you can print </w:delText>
        </w:r>
        <w:r w:rsidRPr="000271F9" w:rsidDel="002C273A">
          <w:rPr>
            <w:rStyle w:val="CodeChar"/>
          </w:rPr>
          <w:delText>row</w:delText>
        </w:r>
        <w:r w:rsidDel="002C273A">
          <w:delText xml:space="preserve"> dollars by </w:delText>
        </w:r>
        <w:r w:rsidRPr="000271F9" w:rsidDel="002C273A">
          <w:rPr>
            <w:b w:val="0"/>
          </w:rPr>
          <w:delText>repeating</w:delText>
        </w:r>
        <w:r w:rsidDel="002C273A">
          <w:delText xml:space="preserve"> the '</w:delText>
        </w:r>
        <w:r w:rsidRPr="000271F9" w:rsidDel="002C273A">
          <w:rPr>
            <w:rStyle w:val="CodeChar"/>
          </w:rPr>
          <w:delText>$</w:delText>
        </w:r>
        <w:r w:rsidDel="002C273A">
          <w:delText xml:space="preserve">' string </w:delText>
        </w:r>
        <w:r w:rsidRPr="000271F9" w:rsidDel="002C273A">
          <w:rPr>
            <w:rStyle w:val="CodeChar"/>
          </w:rPr>
          <w:delText>row</w:delText>
        </w:r>
        <w:r w:rsidDel="002C273A">
          <w:delText xml:space="preserve"> times:</w:delText>
        </w:r>
      </w:del>
    </w:p>
    <w:p w:rsidR="00CB74E8" w:rsidDel="002C273A" w:rsidRDefault="00CB74E8">
      <w:pPr>
        <w:pStyle w:val="Heading3"/>
        <w:rPr>
          <w:del w:id="868" w:author="Valentin Dimitrov" w:date="2017-07-11T12:32:00Z"/>
        </w:rPr>
        <w:pPrChange w:id="869" w:author="Valentin Dimitrov" w:date="2017-07-11T12:32:00Z">
          <w:pPr>
            <w:ind w:firstLine="284"/>
          </w:pPr>
        </w:pPrChange>
      </w:pPr>
      <w:del w:id="870" w:author="Valentin Dimitrov" w:date="2017-07-11T12:32:00Z">
        <w:r w:rsidDel="002C273A">
          <w:rPr>
            <w:noProof/>
          </w:rPr>
          <w:drawing>
            <wp:inline distT="0" distB="0" distL="0" distR="0" wp14:anchorId="749B9E1A" wp14:editId="110D3D44">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800" cy="176400"/>
                      </a:xfrm>
                      <a:prstGeom prst="rect">
                        <a:avLst/>
                      </a:prstGeom>
                    </pic:spPr>
                  </pic:pic>
                </a:graphicData>
              </a:graphic>
            </wp:inline>
          </w:drawing>
        </w:r>
      </w:del>
    </w:p>
    <w:p w:rsidR="00134F26" w:rsidDel="002C273A" w:rsidRDefault="003C12BB">
      <w:pPr>
        <w:pStyle w:val="Heading3"/>
        <w:rPr>
          <w:del w:id="871" w:author="Valentin Dimitrov" w:date="2017-07-11T12:32:00Z"/>
        </w:rPr>
        <w:pPrChange w:id="872" w:author="Valentin Dimitrov" w:date="2017-07-11T12:32:00Z">
          <w:pPr>
            <w:pStyle w:val="Heading2"/>
          </w:pPr>
        </w:pPrChange>
      </w:pPr>
      <w:del w:id="873" w:author="Valentin Dimitrov" w:date="2017-07-11T12:32:00Z">
        <w:r w:rsidDel="002C273A">
          <w:delText>Movie Prices</w:delText>
        </w:r>
      </w:del>
    </w:p>
    <w:p w:rsidR="003C12BB" w:rsidRPr="003C12BB" w:rsidDel="002C273A" w:rsidRDefault="003C12BB">
      <w:pPr>
        <w:pStyle w:val="Heading3"/>
        <w:rPr>
          <w:del w:id="874" w:author="Valentin Dimitrov" w:date="2017-07-11T12:32:00Z"/>
        </w:rPr>
        <w:pPrChange w:id="875" w:author="Valentin Dimitrov" w:date="2017-07-11T12:32:00Z">
          <w:pPr/>
        </w:pPrChange>
      </w:pPr>
      <w:del w:id="876" w:author="Valentin Dimitrov" w:date="2017-07-11T12:32:00Z">
        <w:r w:rsidDel="002C273A">
          <w:delText>Movie</w:delText>
        </w:r>
        <w:r w:rsidR="00F432B1" w:rsidDel="002C273A">
          <w:delText xml:space="preserve"> ticket</w:delText>
        </w:r>
        <w:r w:rsidDel="002C273A">
          <w:delText xml:space="preserve"> </w:delText>
        </w:r>
        <w:r w:rsidRPr="003C12BB" w:rsidDel="002C273A">
          <w:rPr>
            <w:b w:val="0"/>
          </w:rPr>
          <w:delText>prices</w:delText>
        </w:r>
        <w:r w:rsidDel="002C273A">
          <w:delText xml:space="preserve"> in a big </w:delText>
        </w:r>
        <w:r w:rsidR="00F432B1" w:rsidDel="002C273A">
          <w:delText>retro-</w:delText>
        </w:r>
        <w:r w:rsidDel="002C273A">
          <w:delText xml:space="preserve">cinema depend on the </w:delText>
        </w:r>
        <w:r w:rsidRPr="003C12BB" w:rsidDel="002C273A">
          <w:rPr>
            <w:b w:val="0"/>
          </w:rPr>
          <w:delText>movie</w:delText>
        </w:r>
        <w:r w:rsidR="00F432B1" w:rsidDel="002C273A">
          <w:rPr>
            <w:b w:val="0"/>
          </w:rPr>
          <w:delText xml:space="preserve"> title</w:delText>
        </w:r>
        <w:r w:rsidDel="002C273A">
          <w:delText xml:space="preserve"> and on the </w:delText>
        </w:r>
        <w:r w:rsidRPr="003C12BB" w:rsidDel="002C273A">
          <w:rPr>
            <w:b w:val="0"/>
          </w:rPr>
          <w:delText>day of week</w:delText>
        </w:r>
        <w:r w:rsidDel="002C273A">
          <w:delText xml:space="preserve"> as shown below: </w:delText>
        </w:r>
      </w:del>
    </w:p>
    <w:tbl>
      <w:tblPr>
        <w:tblStyle w:val="TableGrid"/>
        <w:tblW w:w="9610" w:type="dxa"/>
        <w:tblInd w:w="23" w:type="dxa"/>
        <w:tblLayout w:type="fixed"/>
        <w:tblCellMar>
          <w:top w:w="57" w:type="dxa"/>
          <w:left w:w="85" w:type="dxa"/>
          <w:bottom w:w="57" w:type="dxa"/>
          <w:right w:w="85" w:type="dxa"/>
        </w:tblCellMar>
        <w:tblLook w:val="04A0" w:firstRow="1" w:lastRow="0" w:firstColumn="1" w:lastColumn="0" w:noHBand="0" w:noVBand="1"/>
      </w:tblPr>
      <w:tblGrid>
        <w:gridCol w:w="1913"/>
        <w:gridCol w:w="1040"/>
        <w:gridCol w:w="1036"/>
        <w:gridCol w:w="1356"/>
        <w:gridCol w:w="1122"/>
        <w:gridCol w:w="1096"/>
        <w:gridCol w:w="1096"/>
        <w:gridCol w:w="951"/>
      </w:tblGrid>
      <w:tr w:rsidR="00F432B1" w:rsidRPr="000F6DFE" w:rsidDel="002C273A" w:rsidTr="00911C8B">
        <w:trPr>
          <w:del w:id="877" w:author="Valentin Dimitrov" w:date="2017-07-11T12:32:00Z"/>
        </w:trPr>
        <w:tc>
          <w:tcPr>
            <w:tcW w:w="1913" w:type="dxa"/>
            <w:shd w:val="clear" w:color="auto" w:fill="D9D9D9" w:themeFill="background1" w:themeFillShade="D9"/>
          </w:tcPr>
          <w:p w:rsidR="00F432B1" w:rsidRPr="000F6DFE" w:rsidDel="002C273A" w:rsidRDefault="000F6DFE">
            <w:pPr>
              <w:pStyle w:val="Heading3"/>
              <w:rPr>
                <w:del w:id="878" w:author="Valentin Dimitrov" w:date="2017-07-11T12:32:00Z"/>
                <w:i/>
              </w:rPr>
              <w:pPrChange w:id="879" w:author="Valentin Dimitrov" w:date="2017-07-11T12:32:00Z">
                <w:pPr>
                  <w:spacing w:before="0" w:after="0"/>
                  <w:jc w:val="center"/>
                </w:pPr>
              </w:pPrChange>
            </w:pPr>
            <w:del w:id="880" w:author="Valentin Dimitrov" w:date="2017-07-11T12:32:00Z">
              <w:r w:rsidRPr="000F6DFE" w:rsidDel="002C273A">
                <w:rPr>
                  <w:b w:val="0"/>
                  <w:i/>
                </w:rPr>
                <w:delText>Movie Title</w:delText>
              </w:r>
            </w:del>
          </w:p>
        </w:tc>
        <w:tc>
          <w:tcPr>
            <w:tcW w:w="1040" w:type="dxa"/>
            <w:shd w:val="clear" w:color="auto" w:fill="D9D9D9" w:themeFill="background1" w:themeFillShade="D9"/>
          </w:tcPr>
          <w:p w:rsidR="00F432B1" w:rsidRPr="000F6DFE" w:rsidDel="002C273A" w:rsidRDefault="00F432B1">
            <w:pPr>
              <w:pStyle w:val="Heading3"/>
              <w:rPr>
                <w:del w:id="881" w:author="Valentin Dimitrov" w:date="2017-07-11T12:32:00Z"/>
                <w:i/>
              </w:rPr>
              <w:pPrChange w:id="882" w:author="Valentin Dimitrov" w:date="2017-07-11T12:32:00Z">
                <w:pPr>
                  <w:spacing w:before="0" w:after="0"/>
                  <w:jc w:val="center"/>
                </w:pPr>
              </w:pPrChange>
            </w:pPr>
            <w:del w:id="883" w:author="Valentin Dimitrov" w:date="2017-07-11T12:32:00Z">
              <w:r w:rsidRPr="000F6DFE" w:rsidDel="002C273A">
                <w:rPr>
                  <w:b w:val="0"/>
                  <w:i/>
                </w:rPr>
                <w:delText>Monday</w:delText>
              </w:r>
            </w:del>
          </w:p>
        </w:tc>
        <w:tc>
          <w:tcPr>
            <w:tcW w:w="1036" w:type="dxa"/>
            <w:shd w:val="clear" w:color="auto" w:fill="D9D9D9" w:themeFill="background1" w:themeFillShade="D9"/>
          </w:tcPr>
          <w:p w:rsidR="00F432B1" w:rsidRPr="000F6DFE" w:rsidDel="002C273A" w:rsidRDefault="00F432B1">
            <w:pPr>
              <w:pStyle w:val="Heading3"/>
              <w:rPr>
                <w:del w:id="884" w:author="Valentin Dimitrov" w:date="2017-07-11T12:32:00Z"/>
                <w:i/>
              </w:rPr>
              <w:pPrChange w:id="885" w:author="Valentin Dimitrov" w:date="2017-07-11T12:32:00Z">
                <w:pPr>
                  <w:spacing w:before="0" w:after="0"/>
                  <w:jc w:val="center"/>
                </w:pPr>
              </w:pPrChange>
            </w:pPr>
            <w:del w:id="886" w:author="Valentin Dimitrov" w:date="2017-07-11T12:32:00Z">
              <w:r w:rsidRPr="000F6DFE" w:rsidDel="002C273A">
                <w:rPr>
                  <w:b w:val="0"/>
                  <w:i/>
                </w:rPr>
                <w:delText>Tuesday</w:delText>
              </w:r>
            </w:del>
          </w:p>
        </w:tc>
        <w:tc>
          <w:tcPr>
            <w:tcW w:w="1356" w:type="dxa"/>
            <w:shd w:val="clear" w:color="auto" w:fill="D9D9D9" w:themeFill="background1" w:themeFillShade="D9"/>
          </w:tcPr>
          <w:p w:rsidR="00F432B1" w:rsidRPr="000F6DFE" w:rsidDel="002C273A" w:rsidRDefault="00F432B1">
            <w:pPr>
              <w:pStyle w:val="Heading3"/>
              <w:rPr>
                <w:del w:id="887" w:author="Valentin Dimitrov" w:date="2017-07-11T12:32:00Z"/>
                <w:i/>
              </w:rPr>
              <w:pPrChange w:id="888" w:author="Valentin Dimitrov" w:date="2017-07-11T12:32:00Z">
                <w:pPr>
                  <w:spacing w:before="0" w:after="0"/>
                  <w:jc w:val="center"/>
                </w:pPr>
              </w:pPrChange>
            </w:pPr>
            <w:del w:id="889" w:author="Valentin Dimitrov" w:date="2017-07-11T12:32:00Z">
              <w:r w:rsidRPr="000F6DFE" w:rsidDel="002C273A">
                <w:rPr>
                  <w:b w:val="0"/>
                  <w:i/>
                </w:rPr>
                <w:delText>Wednesday</w:delText>
              </w:r>
            </w:del>
          </w:p>
        </w:tc>
        <w:tc>
          <w:tcPr>
            <w:tcW w:w="1122" w:type="dxa"/>
            <w:shd w:val="clear" w:color="auto" w:fill="D9D9D9" w:themeFill="background1" w:themeFillShade="D9"/>
          </w:tcPr>
          <w:p w:rsidR="00F432B1" w:rsidRPr="000F6DFE" w:rsidDel="002C273A" w:rsidRDefault="00F432B1">
            <w:pPr>
              <w:pStyle w:val="Heading3"/>
              <w:rPr>
                <w:del w:id="890" w:author="Valentin Dimitrov" w:date="2017-07-11T12:32:00Z"/>
                <w:i/>
              </w:rPr>
              <w:pPrChange w:id="891" w:author="Valentin Dimitrov" w:date="2017-07-11T12:32:00Z">
                <w:pPr>
                  <w:spacing w:before="0" w:after="0"/>
                  <w:jc w:val="center"/>
                </w:pPr>
              </w:pPrChange>
            </w:pPr>
            <w:del w:id="892" w:author="Valentin Dimitrov" w:date="2017-07-11T12:32:00Z">
              <w:r w:rsidRPr="000F6DFE" w:rsidDel="002C273A">
                <w:rPr>
                  <w:b w:val="0"/>
                  <w:i/>
                </w:rPr>
                <w:delText>Thursday</w:delText>
              </w:r>
            </w:del>
          </w:p>
        </w:tc>
        <w:tc>
          <w:tcPr>
            <w:tcW w:w="1096" w:type="dxa"/>
            <w:shd w:val="clear" w:color="auto" w:fill="D9D9D9" w:themeFill="background1" w:themeFillShade="D9"/>
          </w:tcPr>
          <w:p w:rsidR="00F432B1" w:rsidRPr="000F6DFE" w:rsidDel="002C273A" w:rsidRDefault="00F432B1">
            <w:pPr>
              <w:pStyle w:val="Heading3"/>
              <w:rPr>
                <w:del w:id="893" w:author="Valentin Dimitrov" w:date="2017-07-11T12:32:00Z"/>
                <w:i/>
              </w:rPr>
              <w:pPrChange w:id="894" w:author="Valentin Dimitrov" w:date="2017-07-11T12:32:00Z">
                <w:pPr>
                  <w:spacing w:before="0" w:after="0"/>
                  <w:jc w:val="center"/>
                </w:pPr>
              </w:pPrChange>
            </w:pPr>
            <w:del w:id="895" w:author="Valentin Dimitrov" w:date="2017-07-11T12:32:00Z">
              <w:r w:rsidRPr="000F6DFE" w:rsidDel="002C273A">
                <w:rPr>
                  <w:b w:val="0"/>
                  <w:i/>
                </w:rPr>
                <w:delText>Friday</w:delText>
              </w:r>
            </w:del>
          </w:p>
        </w:tc>
        <w:tc>
          <w:tcPr>
            <w:tcW w:w="1096" w:type="dxa"/>
            <w:shd w:val="clear" w:color="auto" w:fill="D9D9D9" w:themeFill="background1" w:themeFillShade="D9"/>
          </w:tcPr>
          <w:p w:rsidR="00F432B1" w:rsidRPr="000F6DFE" w:rsidDel="002C273A" w:rsidRDefault="00F432B1">
            <w:pPr>
              <w:pStyle w:val="Heading3"/>
              <w:rPr>
                <w:del w:id="896" w:author="Valentin Dimitrov" w:date="2017-07-11T12:32:00Z"/>
                <w:i/>
              </w:rPr>
              <w:pPrChange w:id="897" w:author="Valentin Dimitrov" w:date="2017-07-11T12:32:00Z">
                <w:pPr>
                  <w:spacing w:before="0" w:after="0"/>
                  <w:jc w:val="center"/>
                </w:pPr>
              </w:pPrChange>
            </w:pPr>
            <w:del w:id="898" w:author="Valentin Dimitrov" w:date="2017-07-11T12:32:00Z">
              <w:r w:rsidRPr="000F6DFE" w:rsidDel="002C273A">
                <w:rPr>
                  <w:b w:val="0"/>
                  <w:i/>
                </w:rPr>
                <w:delText>Saturday</w:delText>
              </w:r>
            </w:del>
          </w:p>
        </w:tc>
        <w:tc>
          <w:tcPr>
            <w:tcW w:w="951" w:type="dxa"/>
            <w:shd w:val="clear" w:color="auto" w:fill="D9D9D9" w:themeFill="background1" w:themeFillShade="D9"/>
          </w:tcPr>
          <w:p w:rsidR="00F432B1" w:rsidRPr="000F6DFE" w:rsidDel="002C273A" w:rsidRDefault="00F432B1">
            <w:pPr>
              <w:pStyle w:val="Heading3"/>
              <w:rPr>
                <w:del w:id="899" w:author="Valentin Dimitrov" w:date="2017-07-11T12:32:00Z"/>
                <w:i/>
              </w:rPr>
              <w:pPrChange w:id="900" w:author="Valentin Dimitrov" w:date="2017-07-11T12:32:00Z">
                <w:pPr>
                  <w:spacing w:before="0" w:after="0"/>
                  <w:jc w:val="center"/>
                </w:pPr>
              </w:pPrChange>
            </w:pPr>
            <w:del w:id="901" w:author="Valentin Dimitrov" w:date="2017-07-11T12:32:00Z">
              <w:r w:rsidRPr="000F6DFE" w:rsidDel="002C273A">
                <w:rPr>
                  <w:b w:val="0"/>
                  <w:i/>
                </w:rPr>
                <w:delText>Sunday</w:delText>
              </w:r>
            </w:del>
          </w:p>
        </w:tc>
      </w:tr>
      <w:tr w:rsidR="00F432B1" w:rsidRPr="003C12BB" w:rsidDel="002C273A" w:rsidTr="00911C8B">
        <w:trPr>
          <w:del w:id="902" w:author="Valentin Dimitrov" w:date="2017-07-11T12:32:00Z"/>
        </w:trPr>
        <w:tc>
          <w:tcPr>
            <w:tcW w:w="1913" w:type="dxa"/>
          </w:tcPr>
          <w:p w:rsidR="00F432B1" w:rsidRPr="003C12BB" w:rsidDel="002C273A" w:rsidRDefault="00F432B1">
            <w:pPr>
              <w:pStyle w:val="Heading3"/>
              <w:rPr>
                <w:del w:id="903" w:author="Valentin Dimitrov" w:date="2017-07-11T12:32:00Z"/>
                <w:noProof/>
              </w:rPr>
              <w:pPrChange w:id="904" w:author="Valentin Dimitrov" w:date="2017-07-11T12:32:00Z">
                <w:pPr>
                  <w:spacing w:before="0" w:after="0"/>
                </w:pPr>
              </w:pPrChange>
            </w:pPr>
            <w:del w:id="905" w:author="Valentin Dimitrov" w:date="2017-07-11T12:32:00Z">
              <w:r w:rsidRPr="003C12BB" w:rsidDel="002C273A">
                <w:rPr>
                  <w:b w:val="0"/>
                  <w:noProof/>
                </w:rPr>
                <w:delText>The Godfather</w:delText>
              </w:r>
            </w:del>
          </w:p>
        </w:tc>
        <w:tc>
          <w:tcPr>
            <w:tcW w:w="1040" w:type="dxa"/>
            <w:vAlign w:val="center"/>
          </w:tcPr>
          <w:p w:rsidR="00F432B1" w:rsidRPr="003C12BB" w:rsidDel="002C273A" w:rsidRDefault="00F432B1">
            <w:pPr>
              <w:pStyle w:val="Heading3"/>
              <w:rPr>
                <w:del w:id="906" w:author="Valentin Dimitrov" w:date="2017-07-11T12:32:00Z"/>
                <w:bCs/>
                <w:noProof/>
              </w:rPr>
              <w:pPrChange w:id="907" w:author="Valentin Dimitrov" w:date="2017-07-11T12:32:00Z">
                <w:pPr>
                  <w:spacing w:before="0" w:after="0"/>
                  <w:jc w:val="center"/>
                </w:pPr>
              </w:pPrChange>
            </w:pPr>
            <w:del w:id="908" w:author="Valentin Dimitrov" w:date="2017-07-11T12:32:00Z">
              <w:r w:rsidRPr="003C12BB" w:rsidDel="002C273A">
                <w:rPr>
                  <w:bCs/>
                  <w:noProof/>
                </w:rPr>
                <w:delText>12</w:delText>
              </w:r>
            </w:del>
          </w:p>
        </w:tc>
        <w:tc>
          <w:tcPr>
            <w:tcW w:w="1036" w:type="dxa"/>
          </w:tcPr>
          <w:p w:rsidR="00F432B1" w:rsidRPr="003C12BB" w:rsidDel="002C273A" w:rsidRDefault="00F432B1">
            <w:pPr>
              <w:pStyle w:val="Heading3"/>
              <w:rPr>
                <w:del w:id="909" w:author="Valentin Dimitrov" w:date="2017-07-11T12:32:00Z"/>
                <w:bCs/>
                <w:noProof/>
              </w:rPr>
              <w:pPrChange w:id="910" w:author="Valentin Dimitrov" w:date="2017-07-11T12:32:00Z">
                <w:pPr>
                  <w:spacing w:before="0" w:after="0"/>
                  <w:jc w:val="center"/>
                </w:pPr>
              </w:pPrChange>
            </w:pPr>
            <w:del w:id="911" w:author="Valentin Dimitrov" w:date="2017-07-11T12:32:00Z">
              <w:r w:rsidRPr="003C12BB" w:rsidDel="002C273A">
                <w:rPr>
                  <w:bCs/>
                  <w:noProof/>
                </w:rPr>
                <w:delText>10</w:delText>
              </w:r>
            </w:del>
          </w:p>
        </w:tc>
        <w:tc>
          <w:tcPr>
            <w:tcW w:w="1356" w:type="dxa"/>
          </w:tcPr>
          <w:p w:rsidR="00F432B1" w:rsidRPr="003C12BB" w:rsidDel="002C273A" w:rsidRDefault="00F432B1">
            <w:pPr>
              <w:pStyle w:val="Heading3"/>
              <w:rPr>
                <w:del w:id="912" w:author="Valentin Dimitrov" w:date="2017-07-11T12:32:00Z"/>
                <w:bCs/>
                <w:noProof/>
              </w:rPr>
              <w:pPrChange w:id="913" w:author="Valentin Dimitrov" w:date="2017-07-11T12:32:00Z">
                <w:pPr>
                  <w:spacing w:before="0" w:after="0"/>
                  <w:jc w:val="center"/>
                </w:pPr>
              </w:pPrChange>
            </w:pPr>
            <w:del w:id="914" w:author="Valentin Dimitrov" w:date="2017-07-11T12:32:00Z">
              <w:r w:rsidRPr="003C12BB" w:rsidDel="002C273A">
                <w:rPr>
                  <w:bCs/>
                  <w:noProof/>
                </w:rPr>
                <w:delText>15</w:delText>
              </w:r>
            </w:del>
          </w:p>
        </w:tc>
        <w:tc>
          <w:tcPr>
            <w:tcW w:w="1122" w:type="dxa"/>
          </w:tcPr>
          <w:p w:rsidR="00F432B1" w:rsidRPr="003C12BB" w:rsidDel="002C273A" w:rsidRDefault="00F432B1">
            <w:pPr>
              <w:pStyle w:val="Heading3"/>
              <w:rPr>
                <w:del w:id="915" w:author="Valentin Dimitrov" w:date="2017-07-11T12:32:00Z"/>
                <w:bCs/>
                <w:noProof/>
              </w:rPr>
              <w:pPrChange w:id="916" w:author="Valentin Dimitrov" w:date="2017-07-11T12:32:00Z">
                <w:pPr>
                  <w:spacing w:before="0" w:after="0"/>
                  <w:jc w:val="center"/>
                </w:pPr>
              </w:pPrChange>
            </w:pPr>
            <w:del w:id="917" w:author="Valentin Dimitrov" w:date="2017-07-11T12:32:00Z">
              <w:r w:rsidRPr="003C12BB" w:rsidDel="002C273A">
                <w:rPr>
                  <w:bCs/>
                  <w:noProof/>
                </w:rPr>
                <w:delText>12.50</w:delText>
              </w:r>
            </w:del>
          </w:p>
        </w:tc>
        <w:tc>
          <w:tcPr>
            <w:tcW w:w="1096" w:type="dxa"/>
          </w:tcPr>
          <w:p w:rsidR="00F432B1" w:rsidRPr="003C12BB" w:rsidDel="002C273A" w:rsidRDefault="00F432B1">
            <w:pPr>
              <w:pStyle w:val="Heading3"/>
              <w:rPr>
                <w:del w:id="918" w:author="Valentin Dimitrov" w:date="2017-07-11T12:32:00Z"/>
                <w:bCs/>
                <w:noProof/>
              </w:rPr>
              <w:pPrChange w:id="919" w:author="Valentin Dimitrov" w:date="2017-07-11T12:32:00Z">
                <w:pPr>
                  <w:spacing w:before="0" w:after="0"/>
                  <w:jc w:val="center"/>
                </w:pPr>
              </w:pPrChange>
            </w:pPr>
            <w:del w:id="920" w:author="Valentin Dimitrov" w:date="2017-07-11T12:32:00Z">
              <w:r w:rsidDel="002C273A">
                <w:rPr>
                  <w:bCs/>
                  <w:noProof/>
                </w:rPr>
                <w:delText>15</w:delText>
              </w:r>
            </w:del>
          </w:p>
        </w:tc>
        <w:tc>
          <w:tcPr>
            <w:tcW w:w="1096" w:type="dxa"/>
          </w:tcPr>
          <w:p w:rsidR="00F432B1" w:rsidRPr="003C12BB" w:rsidDel="002C273A" w:rsidRDefault="00F432B1">
            <w:pPr>
              <w:pStyle w:val="Heading3"/>
              <w:rPr>
                <w:del w:id="921" w:author="Valentin Dimitrov" w:date="2017-07-11T12:32:00Z"/>
                <w:bCs/>
                <w:noProof/>
              </w:rPr>
              <w:pPrChange w:id="922" w:author="Valentin Dimitrov" w:date="2017-07-11T12:32:00Z">
                <w:pPr>
                  <w:spacing w:before="0" w:after="0"/>
                  <w:jc w:val="center"/>
                </w:pPr>
              </w:pPrChange>
            </w:pPr>
            <w:del w:id="923" w:author="Valentin Dimitrov" w:date="2017-07-11T12:32:00Z">
              <w:r w:rsidRPr="003C12BB" w:rsidDel="002C273A">
                <w:rPr>
                  <w:bCs/>
                  <w:noProof/>
                </w:rPr>
                <w:delText>25</w:delText>
              </w:r>
            </w:del>
          </w:p>
        </w:tc>
        <w:tc>
          <w:tcPr>
            <w:tcW w:w="951" w:type="dxa"/>
          </w:tcPr>
          <w:p w:rsidR="00F432B1" w:rsidRPr="003C12BB" w:rsidDel="002C273A" w:rsidRDefault="00F432B1">
            <w:pPr>
              <w:pStyle w:val="Heading3"/>
              <w:rPr>
                <w:del w:id="924" w:author="Valentin Dimitrov" w:date="2017-07-11T12:32:00Z"/>
                <w:bCs/>
                <w:noProof/>
              </w:rPr>
              <w:pPrChange w:id="925" w:author="Valentin Dimitrov" w:date="2017-07-11T12:32:00Z">
                <w:pPr>
                  <w:spacing w:before="0" w:after="0"/>
                  <w:jc w:val="center"/>
                </w:pPr>
              </w:pPrChange>
            </w:pPr>
            <w:del w:id="926" w:author="Valentin Dimitrov" w:date="2017-07-11T12:32:00Z">
              <w:r w:rsidRPr="003C12BB" w:rsidDel="002C273A">
                <w:rPr>
                  <w:bCs/>
                  <w:noProof/>
                </w:rPr>
                <w:delText>30</w:delText>
              </w:r>
            </w:del>
          </w:p>
        </w:tc>
      </w:tr>
      <w:tr w:rsidR="00F432B1" w:rsidRPr="003C12BB" w:rsidDel="002C273A" w:rsidTr="00911C8B">
        <w:trPr>
          <w:del w:id="927" w:author="Valentin Dimitrov" w:date="2017-07-11T12:32:00Z"/>
        </w:trPr>
        <w:tc>
          <w:tcPr>
            <w:tcW w:w="1913" w:type="dxa"/>
          </w:tcPr>
          <w:p w:rsidR="00F432B1" w:rsidRPr="003C12BB" w:rsidDel="002C273A" w:rsidRDefault="00F432B1">
            <w:pPr>
              <w:pStyle w:val="Heading3"/>
              <w:rPr>
                <w:del w:id="928" w:author="Valentin Dimitrov" w:date="2017-07-11T12:32:00Z"/>
                <w:noProof/>
              </w:rPr>
              <w:pPrChange w:id="929" w:author="Valentin Dimitrov" w:date="2017-07-11T12:32:00Z">
                <w:pPr>
                  <w:spacing w:before="0" w:after="0"/>
                </w:pPr>
              </w:pPrChange>
            </w:pPr>
            <w:del w:id="930" w:author="Valentin Dimitrov" w:date="2017-07-11T12:32:00Z">
              <w:r w:rsidRPr="003C12BB" w:rsidDel="002C273A">
                <w:rPr>
                  <w:b w:val="0"/>
                  <w:noProof/>
                </w:rPr>
                <w:delText>Schindler's List</w:delText>
              </w:r>
            </w:del>
          </w:p>
        </w:tc>
        <w:tc>
          <w:tcPr>
            <w:tcW w:w="1040" w:type="dxa"/>
          </w:tcPr>
          <w:p w:rsidR="00F432B1" w:rsidRPr="003C12BB" w:rsidDel="002C273A" w:rsidRDefault="00F432B1">
            <w:pPr>
              <w:pStyle w:val="Heading3"/>
              <w:rPr>
                <w:del w:id="931" w:author="Valentin Dimitrov" w:date="2017-07-11T12:32:00Z"/>
                <w:bCs/>
                <w:noProof/>
              </w:rPr>
              <w:pPrChange w:id="932" w:author="Valentin Dimitrov" w:date="2017-07-11T12:32:00Z">
                <w:pPr>
                  <w:spacing w:before="0" w:after="0"/>
                  <w:jc w:val="center"/>
                </w:pPr>
              </w:pPrChange>
            </w:pPr>
            <w:del w:id="933" w:author="Valentin Dimitrov" w:date="2017-07-11T12:32:00Z">
              <w:r w:rsidDel="002C273A">
                <w:rPr>
                  <w:bCs/>
                  <w:noProof/>
                </w:rPr>
                <w:delText>8.50</w:delText>
              </w:r>
            </w:del>
          </w:p>
        </w:tc>
        <w:tc>
          <w:tcPr>
            <w:tcW w:w="1036" w:type="dxa"/>
          </w:tcPr>
          <w:p w:rsidR="00F432B1" w:rsidRPr="003C12BB" w:rsidDel="002C273A" w:rsidRDefault="00F432B1">
            <w:pPr>
              <w:pStyle w:val="Heading3"/>
              <w:rPr>
                <w:del w:id="934" w:author="Valentin Dimitrov" w:date="2017-07-11T12:32:00Z"/>
                <w:bCs/>
                <w:noProof/>
              </w:rPr>
              <w:pPrChange w:id="935" w:author="Valentin Dimitrov" w:date="2017-07-11T12:32:00Z">
                <w:pPr>
                  <w:spacing w:before="0" w:after="0"/>
                  <w:jc w:val="center"/>
                </w:pPr>
              </w:pPrChange>
            </w:pPr>
            <w:del w:id="936" w:author="Valentin Dimitrov" w:date="2017-07-11T12:32:00Z">
              <w:r w:rsidDel="002C273A">
                <w:rPr>
                  <w:bCs/>
                  <w:noProof/>
                </w:rPr>
                <w:delText>8.50</w:delText>
              </w:r>
            </w:del>
          </w:p>
        </w:tc>
        <w:tc>
          <w:tcPr>
            <w:tcW w:w="1356" w:type="dxa"/>
          </w:tcPr>
          <w:p w:rsidR="00F432B1" w:rsidRPr="003C12BB" w:rsidDel="002C273A" w:rsidRDefault="00F432B1">
            <w:pPr>
              <w:pStyle w:val="Heading3"/>
              <w:rPr>
                <w:del w:id="937" w:author="Valentin Dimitrov" w:date="2017-07-11T12:32:00Z"/>
                <w:bCs/>
                <w:noProof/>
              </w:rPr>
              <w:pPrChange w:id="938" w:author="Valentin Dimitrov" w:date="2017-07-11T12:32:00Z">
                <w:pPr>
                  <w:spacing w:before="0" w:after="0"/>
                  <w:jc w:val="center"/>
                </w:pPr>
              </w:pPrChange>
            </w:pPr>
            <w:del w:id="939" w:author="Valentin Dimitrov" w:date="2017-07-11T12:32:00Z">
              <w:r w:rsidDel="002C273A">
                <w:rPr>
                  <w:bCs/>
                  <w:noProof/>
                </w:rPr>
                <w:delText>8.50</w:delText>
              </w:r>
            </w:del>
          </w:p>
        </w:tc>
        <w:tc>
          <w:tcPr>
            <w:tcW w:w="1122" w:type="dxa"/>
          </w:tcPr>
          <w:p w:rsidR="00F432B1" w:rsidRPr="003C12BB" w:rsidDel="002C273A" w:rsidRDefault="00F432B1">
            <w:pPr>
              <w:pStyle w:val="Heading3"/>
              <w:rPr>
                <w:del w:id="940" w:author="Valentin Dimitrov" w:date="2017-07-11T12:32:00Z"/>
                <w:bCs/>
                <w:noProof/>
              </w:rPr>
              <w:pPrChange w:id="941" w:author="Valentin Dimitrov" w:date="2017-07-11T12:32:00Z">
                <w:pPr>
                  <w:spacing w:before="0" w:after="0"/>
                  <w:jc w:val="center"/>
                </w:pPr>
              </w:pPrChange>
            </w:pPr>
            <w:del w:id="942" w:author="Valentin Dimitrov" w:date="2017-07-11T12:32:00Z">
              <w:r w:rsidDel="002C273A">
                <w:rPr>
                  <w:bCs/>
                  <w:noProof/>
                </w:rPr>
                <w:delText>8.50</w:delText>
              </w:r>
            </w:del>
          </w:p>
        </w:tc>
        <w:tc>
          <w:tcPr>
            <w:tcW w:w="1096" w:type="dxa"/>
          </w:tcPr>
          <w:p w:rsidR="00F432B1" w:rsidRPr="003C12BB" w:rsidDel="002C273A" w:rsidRDefault="00F432B1">
            <w:pPr>
              <w:pStyle w:val="Heading3"/>
              <w:rPr>
                <w:del w:id="943" w:author="Valentin Dimitrov" w:date="2017-07-11T12:32:00Z"/>
                <w:bCs/>
                <w:noProof/>
              </w:rPr>
              <w:pPrChange w:id="944" w:author="Valentin Dimitrov" w:date="2017-07-11T12:32:00Z">
                <w:pPr>
                  <w:spacing w:before="0" w:after="0"/>
                  <w:jc w:val="center"/>
                </w:pPr>
              </w:pPrChange>
            </w:pPr>
            <w:del w:id="945" w:author="Valentin Dimitrov" w:date="2017-07-11T12:32:00Z">
              <w:r w:rsidDel="002C273A">
                <w:rPr>
                  <w:bCs/>
                  <w:noProof/>
                </w:rPr>
                <w:delText>8.50</w:delText>
              </w:r>
            </w:del>
          </w:p>
        </w:tc>
        <w:tc>
          <w:tcPr>
            <w:tcW w:w="1096" w:type="dxa"/>
          </w:tcPr>
          <w:p w:rsidR="00F432B1" w:rsidRPr="003C12BB" w:rsidDel="002C273A" w:rsidRDefault="00F432B1">
            <w:pPr>
              <w:pStyle w:val="Heading3"/>
              <w:rPr>
                <w:del w:id="946" w:author="Valentin Dimitrov" w:date="2017-07-11T12:32:00Z"/>
                <w:bCs/>
                <w:noProof/>
              </w:rPr>
              <w:pPrChange w:id="947" w:author="Valentin Dimitrov" w:date="2017-07-11T12:32:00Z">
                <w:pPr>
                  <w:spacing w:before="0" w:after="0"/>
                  <w:jc w:val="center"/>
                </w:pPr>
              </w:pPrChange>
            </w:pPr>
            <w:del w:id="948" w:author="Valentin Dimitrov" w:date="2017-07-11T12:32:00Z">
              <w:r w:rsidDel="002C273A">
                <w:rPr>
                  <w:bCs/>
                  <w:noProof/>
                </w:rPr>
                <w:delText>15</w:delText>
              </w:r>
            </w:del>
          </w:p>
        </w:tc>
        <w:tc>
          <w:tcPr>
            <w:tcW w:w="951" w:type="dxa"/>
          </w:tcPr>
          <w:p w:rsidR="00F432B1" w:rsidRPr="003C12BB" w:rsidDel="002C273A" w:rsidRDefault="00F432B1">
            <w:pPr>
              <w:pStyle w:val="Heading3"/>
              <w:rPr>
                <w:del w:id="949" w:author="Valentin Dimitrov" w:date="2017-07-11T12:32:00Z"/>
                <w:bCs/>
                <w:noProof/>
              </w:rPr>
              <w:pPrChange w:id="950" w:author="Valentin Dimitrov" w:date="2017-07-11T12:32:00Z">
                <w:pPr>
                  <w:spacing w:before="0" w:after="0"/>
                  <w:jc w:val="center"/>
                </w:pPr>
              </w:pPrChange>
            </w:pPr>
            <w:del w:id="951" w:author="Valentin Dimitrov" w:date="2017-07-11T12:32:00Z">
              <w:r w:rsidDel="002C273A">
                <w:rPr>
                  <w:bCs/>
                  <w:noProof/>
                </w:rPr>
                <w:delText>15</w:delText>
              </w:r>
            </w:del>
          </w:p>
        </w:tc>
      </w:tr>
      <w:tr w:rsidR="00F432B1" w:rsidRPr="003C12BB" w:rsidDel="002C273A" w:rsidTr="00911C8B">
        <w:trPr>
          <w:del w:id="952" w:author="Valentin Dimitrov" w:date="2017-07-11T12:32:00Z"/>
        </w:trPr>
        <w:tc>
          <w:tcPr>
            <w:tcW w:w="1913" w:type="dxa"/>
          </w:tcPr>
          <w:p w:rsidR="00F432B1" w:rsidRPr="003C12BB" w:rsidDel="002C273A" w:rsidRDefault="00F432B1">
            <w:pPr>
              <w:pStyle w:val="Heading3"/>
              <w:rPr>
                <w:del w:id="953" w:author="Valentin Dimitrov" w:date="2017-07-11T12:32:00Z"/>
                <w:noProof/>
              </w:rPr>
              <w:pPrChange w:id="954" w:author="Valentin Dimitrov" w:date="2017-07-11T12:32:00Z">
                <w:pPr>
                  <w:spacing w:before="0" w:after="0"/>
                </w:pPr>
              </w:pPrChange>
            </w:pPr>
            <w:del w:id="955" w:author="Valentin Dimitrov" w:date="2017-07-11T12:32:00Z">
              <w:r w:rsidRPr="00F432B1" w:rsidDel="002C273A">
                <w:rPr>
                  <w:b w:val="0"/>
                  <w:noProof/>
                </w:rPr>
                <w:delText>Casablanca</w:delText>
              </w:r>
            </w:del>
          </w:p>
        </w:tc>
        <w:tc>
          <w:tcPr>
            <w:tcW w:w="1040" w:type="dxa"/>
            <w:vAlign w:val="center"/>
          </w:tcPr>
          <w:p w:rsidR="00F432B1" w:rsidDel="002C273A" w:rsidRDefault="00F432B1">
            <w:pPr>
              <w:pStyle w:val="Heading3"/>
              <w:rPr>
                <w:del w:id="956" w:author="Valentin Dimitrov" w:date="2017-07-11T12:32:00Z"/>
                <w:bCs/>
                <w:noProof/>
              </w:rPr>
              <w:pPrChange w:id="957" w:author="Valentin Dimitrov" w:date="2017-07-11T12:32:00Z">
                <w:pPr>
                  <w:spacing w:before="0" w:after="0"/>
                  <w:jc w:val="center"/>
                </w:pPr>
              </w:pPrChange>
            </w:pPr>
            <w:del w:id="958" w:author="Valentin Dimitrov" w:date="2017-07-11T12:32:00Z">
              <w:r w:rsidDel="002C273A">
                <w:rPr>
                  <w:bCs/>
                  <w:noProof/>
                </w:rPr>
                <w:delText>8</w:delText>
              </w:r>
            </w:del>
          </w:p>
        </w:tc>
        <w:tc>
          <w:tcPr>
            <w:tcW w:w="1036" w:type="dxa"/>
          </w:tcPr>
          <w:p w:rsidR="00F432B1" w:rsidDel="002C273A" w:rsidRDefault="00F432B1">
            <w:pPr>
              <w:pStyle w:val="Heading3"/>
              <w:rPr>
                <w:del w:id="959" w:author="Valentin Dimitrov" w:date="2017-07-11T12:32:00Z"/>
                <w:bCs/>
                <w:noProof/>
              </w:rPr>
              <w:pPrChange w:id="960" w:author="Valentin Dimitrov" w:date="2017-07-11T12:32:00Z">
                <w:pPr>
                  <w:spacing w:before="0" w:after="0"/>
                  <w:jc w:val="center"/>
                </w:pPr>
              </w:pPrChange>
            </w:pPr>
            <w:del w:id="961" w:author="Valentin Dimitrov" w:date="2017-07-11T12:32:00Z">
              <w:r w:rsidDel="002C273A">
                <w:rPr>
                  <w:bCs/>
                  <w:noProof/>
                </w:rPr>
                <w:delText>8</w:delText>
              </w:r>
            </w:del>
          </w:p>
        </w:tc>
        <w:tc>
          <w:tcPr>
            <w:tcW w:w="1356" w:type="dxa"/>
          </w:tcPr>
          <w:p w:rsidR="00F432B1" w:rsidDel="002C273A" w:rsidRDefault="00F432B1">
            <w:pPr>
              <w:pStyle w:val="Heading3"/>
              <w:rPr>
                <w:del w:id="962" w:author="Valentin Dimitrov" w:date="2017-07-11T12:32:00Z"/>
                <w:bCs/>
                <w:noProof/>
              </w:rPr>
              <w:pPrChange w:id="963" w:author="Valentin Dimitrov" w:date="2017-07-11T12:32:00Z">
                <w:pPr>
                  <w:spacing w:before="0" w:after="0"/>
                  <w:jc w:val="center"/>
                </w:pPr>
              </w:pPrChange>
            </w:pPr>
            <w:del w:id="964" w:author="Valentin Dimitrov" w:date="2017-07-11T12:32:00Z">
              <w:r w:rsidDel="002C273A">
                <w:rPr>
                  <w:bCs/>
                  <w:noProof/>
                </w:rPr>
                <w:delText>8</w:delText>
              </w:r>
            </w:del>
          </w:p>
        </w:tc>
        <w:tc>
          <w:tcPr>
            <w:tcW w:w="1122" w:type="dxa"/>
          </w:tcPr>
          <w:p w:rsidR="00F432B1" w:rsidDel="002C273A" w:rsidRDefault="00F432B1">
            <w:pPr>
              <w:pStyle w:val="Heading3"/>
              <w:rPr>
                <w:del w:id="965" w:author="Valentin Dimitrov" w:date="2017-07-11T12:32:00Z"/>
                <w:bCs/>
                <w:noProof/>
              </w:rPr>
              <w:pPrChange w:id="966" w:author="Valentin Dimitrov" w:date="2017-07-11T12:32:00Z">
                <w:pPr>
                  <w:spacing w:before="0" w:after="0"/>
                  <w:jc w:val="center"/>
                </w:pPr>
              </w:pPrChange>
            </w:pPr>
            <w:del w:id="967" w:author="Valentin Dimitrov" w:date="2017-07-11T12:32:00Z">
              <w:r w:rsidDel="002C273A">
                <w:rPr>
                  <w:bCs/>
                  <w:noProof/>
                </w:rPr>
                <w:delText>8</w:delText>
              </w:r>
            </w:del>
          </w:p>
        </w:tc>
        <w:tc>
          <w:tcPr>
            <w:tcW w:w="1096" w:type="dxa"/>
          </w:tcPr>
          <w:p w:rsidR="00F432B1" w:rsidDel="002C273A" w:rsidRDefault="00F432B1">
            <w:pPr>
              <w:pStyle w:val="Heading3"/>
              <w:rPr>
                <w:del w:id="968" w:author="Valentin Dimitrov" w:date="2017-07-11T12:32:00Z"/>
                <w:bCs/>
                <w:noProof/>
              </w:rPr>
              <w:pPrChange w:id="969" w:author="Valentin Dimitrov" w:date="2017-07-11T12:32:00Z">
                <w:pPr>
                  <w:spacing w:before="0" w:after="0"/>
                  <w:jc w:val="center"/>
                </w:pPr>
              </w:pPrChange>
            </w:pPr>
            <w:del w:id="970" w:author="Valentin Dimitrov" w:date="2017-07-11T12:32:00Z">
              <w:r w:rsidDel="002C273A">
                <w:rPr>
                  <w:bCs/>
                  <w:noProof/>
                </w:rPr>
                <w:delText>8</w:delText>
              </w:r>
            </w:del>
          </w:p>
        </w:tc>
        <w:tc>
          <w:tcPr>
            <w:tcW w:w="1096" w:type="dxa"/>
          </w:tcPr>
          <w:p w:rsidR="00F432B1" w:rsidDel="002C273A" w:rsidRDefault="00F432B1">
            <w:pPr>
              <w:pStyle w:val="Heading3"/>
              <w:rPr>
                <w:del w:id="971" w:author="Valentin Dimitrov" w:date="2017-07-11T12:32:00Z"/>
                <w:bCs/>
                <w:noProof/>
              </w:rPr>
              <w:pPrChange w:id="972" w:author="Valentin Dimitrov" w:date="2017-07-11T12:32:00Z">
                <w:pPr>
                  <w:spacing w:before="0" w:after="0"/>
                  <w:jc w:val="center"/>
                </w:pPr>
              </w:pPrChange>
            </w:pPr>
            <w:del w:id="973" w:author="Valentin Dimitrov" w:date="2017-07-11T12:32:00Z">
              <w:r w:rsidDel="002C273A">
                <w:rPr>
                  <w:bCs/>
                  <w:noProof/>
                </w:rPr>
                <w:delText>10</w:delText>
              </w:r>
            </w:del>
          </w:p>
        </w:tc>
        <w:tc>
          <w:tcPr>
            <w:tcW w:w="951" w:type="dxa"/>
          </w:tcPr>
          <w:p w:rsidR="00F432B1" w:rsidDel="002C273A" w:rsidRDefault="00F432B1">
            <w:pPr>
              <w:pStyle w:val="Heading3"/>
              <w:rPr>
                <w:del w:id="974" w:author="Valentin Dimitrov" w:date="2017-07-11T12:32:00Z"/>
                <w:bCs/>
                <w:noProof/>
              </w:rPr>
              <w:pPrChange w:id="975" w:author="Valentin Dimitrov" w:date="2017-07-11T12:32:00Z">
                <w:pPr>
                  <w:spacing w:before="0" w:after="0"/>
                  <w:jc w:val="center"/>
                </w:pPr>
              </w:pPrChange>
            </w:pPr>
            <w:del w:id="976" w:author="Valentin Dimitrov" w:date="2017-07-11T12:32:00Z">
              <w:r w:rsidDel="002C273A">
                <w:rPr>
                  <w:bCs/>
                  <w:noProof/>
                </w:rPr>
                <w:delText>10</w:delText>
              </w:r>
            </w:del>
          </w:p>
        </w:tc>
      </w:tr>
      <w:tr w:rsidR="00F432B1" w:rsidRPr="003C12BB" w:rsidDel="002C273A" w:rsidTr="00911C8B">
        <w:trPr>
          <w:del w:id="977" w:author="Valentin Dimitrov" w:date="2017-07-11T12:32:00Z"/>
        </w:trPr>
        <w:tc>
          <w:tcPr>
            <w:tcW w:w="1913" w:type="dxa"/>
          </w:tcPr>
          <w:p w:rsidR="00F432B1" w:rsidRPr="003C12BB" w:rsidDel="002C273A" w:rsidRDefault="00F432B1">
            <w:pPr>
              <w:pStyle w:val="Heading3"/>
              <w:rPr>
                <w:del w:id="978" w:author="Valentin Dimitrov" w:date="2017-07-11T12:32:00Z"/>
                <w:noProof/>
              </w:rPr>
              <w:pPrChange w:id="979" w:author="Valentin Dimitrov" w:date="2017-07-11T12:32:00Z">
                <w:pPr>
                  <w:spacing w:before="0" w:after="0"/>
                </w:pPr>
              </w:pPrChange>
            </w:pPr>
            <w:del w:id="980" w:author="Valentin Dimitrov" w:date="2017-07-11T12:32:00Z">
              <w:r w:rsidRPr="00F432B1" w:rsidDel="002C273A">
                <w:rPr>
                  <w:b w:val="0"/>
                  <w:noProof/>
                </w:rPr>
                <w:delText>The Wizard of Oz</w:delText>
              </w:r>
            </w:del>
          </w:p>
        </w:tc>
        <w:tc>
          <w:tcPr>
            <w:tcW w:w="1040" w:type="dxa"/>
            <w:vAlign w:val="center"/>
          </w:tcPr>
          <w:p w:rsidR="00F432B1" w:rsidDel="002C273A" w:rsidRDefault="00F432B1">
            <w:pPr>
              <w:pStyle w:val="Heading3"/>
              <w:rPr>
                <w:del w:id="981" w:author="Valentin Dimitrov" w:date="2017-07-11T12:32:00Z"/>
                <w:bCs/>
                <w:noProof/>
              </w:rPr>
              <w:pPrChange w:id="982" w:author="Valentin Dimitrov" w:date="2017-07-11T12:32:00Z">
                <w:pPr>
                  <w:spacing w:before="0" w:after="0"/>
                  <w:jc w:val="center"/>
                </w:pPr>
              </w:pPrChange>
            </w:pPr>
            <w:del w:id="983" w:author="Valentin Dimitrov" w:date="2017-07-11T12:32:00Z">
              <w:r w:rsidDel="002C273A">
                <w:rPr>
                  <w:bCs/>
                  <w:noProof/>
                </w:rPr>
                <w:delText>10</w:delText>
              </w:r>
            </w:del>
          </w:p>
        </w:tc>
        <w:tc>
          <w:tcPr>
            <w:tcW w:w="1036" w:type="dxa"/>
          </w:tcPr>
          <w:p w:rsidR="00F432B1" w:rsidDel="002C273A" w:rsidRDefault="00F432B1">
            <w:pPr>
              <w:pStyle w:val="Heading3"/>
              <w:rPr>
                <w:del w:id="984" w:author="Valentin Dimitrov" w:date="2017-07-11T12:32:00Z"/>
                <w:bCs/>
                <w:noProof/>
              </w:rPr>
              <w:pPrChange w:id="985" w:author="Valentin Dimitrov" w:date="2017-07-11T12:32:00Z">
                <w:pPr>
                  <w:spacing w:before="0" w:after="0"/>
                  <w:jc w:val="center"/>
                </w:pPr>
              </w:pPrChange>
            </w:pPr>
            <w:del w:id="986" w:author="Valentin Dimitrov" w:date="2017-07-11T12:32:00Z">
              <w:r w:rsidDel="002C273A">
                <w:rPr>
                  <w:bCs/>
                  <w:noProof/>
                </w:rPr>
                <w:delText>10</w:delText>
              </w:r>
            </w:del>
          </w:p>
        </w:tc>
        <w:tc>
          <w:tcPr>
            <w:tcW w:w="1356" w:type="dxa"/>
          </w:tcPr>
          <w:p w:rsidR="00F432B1" w:rsidDel="002C273A" w:rsidRDefault="00F432B1">
            <w:pPr>
              <w:pStyle w:val="Heading3"/>
              <w:rPr>
                <w:del w:id="987" w:author="Valentin Dimitrov" w:date="2017-07-11T12:32:00Z"/>
                <w:bCs/>
                <w:noProof/>
              </w:rPr>
              <w:pPrChange w:id="988" w:author="Valentin Dimitrov" w:date="2017-07-11T12:32:00Z">
                <w:pPr>
                  <w:spacing w:before="0" w:after="0"/>
                  <w:jc w:val="center"/>
                </w:pPr>
              </w:pPrChange>
            </w:pPr>
            <w:del w:id="989" w:author="Valentin Dimitrov" w:date="2017-07-11T12:32:00Z">
              <w:r w:rsidDel="002C273A">
                <w:rPr>
                  <w:bCs/>
                  <w:noProof/>
                </w:rPr>
                <w:delText>10</w:delText>
              </w:r>
            </w:del>
          </w:p>
        </w:tc>
        <w:tc>
          <w:tcPr>
            <w:tcW w:w="1122" w:type="dxa"/>
          </w:tcPr>
          <w:p w:rsidR="00F432B1" w:rsidDel="002C273A" w:rsidRDefault="00F432B1">
            <w:pPr>
              <w:pStyle w:val="Heading3"/>
              <w:rPr>
                <w:del w:id="990" w:author="Valentin Dimitrov" w:date="2017-07-11T12:32:00Z"/>
                <w:bCs/>
                <w:noProof/>
              </w:rPr>
              <w:pPrChange w:id="991" w:author="Valentin Dimitrov" w:date="2017-07-11T12:32:00Z">
                <w:pPr>
                  <w:spacing w:before="0" w:after="0"/>
                  <w:jc w:val="center"/>
                </w:pPr>
              </w:pPrChange>
            </w:pPr>
            <w:del w:id="992" w:author="Valentin Dimitrov" w:date="2017-07-11T12:32:00Z">
              <w:r w:rsidDel="002C273A">
                <w:rPr>
                  <w:bCs/>
                  <w:noProof/>
                </w:rPr>
                <w:delText>10</w:delText>
              </w:r>
            </w:del>
          </w:p>
        </w:tc>
        <w:tc>
          <w:tcPr>
            <w:tcW w:w="1096" w:type="dxa"/>
          </w:tcPr>
          <w:p w:rsidR="00F432B1" w:rsidDel="002C273A" w:rsidRDefault="00F432B1">
            <w:pPr>
              <w:pStyle w:val="Heading3"/>
              <w:rPr>
                <w:del w:id="993" w:author="Valentin Dimitrov" w:date="2017-07-11T12:32:00Z"/>
                <w:bCs/>
                <w:noProof/>
              </w:rPr>
              <w:pPrChange w:id="994" w:author="Valentin Dimitrov" w:date="2017-07-11T12:32:00Z">
                <w:pPr>
                  <w:spacing w:before="0" w:after="0"/>
                  <w:jc w:val="center"/>
                </w:pPr>
              </w:pPrChange>
            </w:pPr>
            <w:del w:id="995" w:author="Valentin Dimitrov" w:date="2017-07-11T12:32:00Z">
              <w:r w:rsidDel="002C273A">
                <w:rPr>
                  <w:bCs/>
                  <w:noProof/>
                </w:rPr>
                <w:delText>10</w:delText>
              </w:r>
            </w:del>
          </w:p>
        </w:tc>
        <w:tc>
          <w:tcPr>
            <w:tcW w:w="1096" w:type="dxa"/>
          </w:tcPr>
          <w:p w:rsidR="00F432B1" w:rsidDel="002C273A" w:rsidRDefault="00F432B1">
            <w:pPr>
              <w:pStyle w:val="Heading3"/>
              <w:rPr>
                <w:del w:id="996" w:author="Valentin Dimitrov" w:date="2017-07-11T12:32:00Z"/>
                <w:bCs/>
                <w:noProof/>
              </w:rPr>
              <w:pPrChange w:id="997" w:author="Valentin Dimitrov" w:date="2017-07-11T12:32:00Z">
                <w:pPr>
                  <w:spacing w:before="0" w:after="0"/>
                  <w:jc w:val="center"/>
                </w:pPr>
              </w:pPrChange>
            </w:pPr>
            <w:del w:id="998" w:author="Valentin Dimitrov" w:date="2017-07-11T12:32:00Z">
              <w:r w:rsidDel="002C273A">
                <w:rPr>
                  <w:bCs/>
                  <w:noProof/>
                </w:rPr>
                <w:delText>15</w:delText>
              </w:r>
            </w:del>
          </w:p>
        </w:tc>
        <w:tc>
          <w:tcPr>
            <w:tcW w:w="951" w:type="dxa"/>
          </w:tcPr>
          <w:p w:rsidR="00F432B1" w:rsidDel="002C273A" w:rsidRDefault="00F432B1">
            <w:pPr>
              <w:pStyle w:val="Heading3"/>
              <w:rPr>
                <w:del w:id="999" w:author="Valentin Dimitrov" w:date="2017-07-11T12:32:00Z"/>
                <w:bCs/>
                <w:noProof/>
              </w:rPr>
              <w:pPrChange w:id="1000" w:author="Valentin Dimitrov" w:date="2017-07-11T12:32:00Z">
                <w:pPr>
                  <w:spacing w:before="0" w:after="0"/>
                  <w:jc w:val="center"/>
                </w:pPr>
              </w:pPrChange>
            </w:pPr>
            <w:del w:id="1001" w:author="Valentin Dimitrov" w:date="2017-07-11T12:32:00Z">
              <w:r w:rsidDel="002C273A">
                <w:rPr>
                  <w:bCs/>
                  <w:noProof/>
                </w:rPr>
                <w:delText>15</w:delText>
              </w:r>
            </w:del>
          </w:p>
        </w:tc>
      </w:tr>
    </w:tbl>
    <w:p w:rsidR="00134F26" w:rsidDel="002C273A" w:rsidRDefault="00134F26">
      <w:pPr>
        <w:pStyle w:val="Heading3"/>
        <w:rPr>
          <w:del w:id="1002" w:author="Valentin Dimitrov" w:date="2017-07-11T12:32:00Z"/>
        </w:rPr>
        <w:pPrChange w:id="1003" w:author="Valentin Dimitrov" w:date="2017-07-11T12:32:00Z">
          <w:pPr/>
        </w:pPrChange>
      </w:pPr>
      <w:del w:id="1004" w:author="Valentin Dimitrov" w:date="2017-07-11T12:32:00Z">
        <w:r w:rsidDel="002C273A">
          <w:delText xml:space="preserve">Write a JS function that </w:delText>
        </w:r>
        <w:r w:rsidR="00F432B1" w:rsidRPr="00F432B1" w:rsidDel="002C273A">
          <w:rPr>
            <w:b w:val="0"/>
          </w:rPr>
          <w:delText>calculate the ticket price</w:delText>
        </w:r>
        <w:r w:rsidR="00F432B1" w:rsidDel="002C273A">
          <w:delText xml:space="preserve"> by movie title and day of week.</w:delText>
        </w:r>
      </w:del>
    </w:p>
    <w:p w:rsidR="00134F26" w:rsidDel="002C273A" w:rsidRDefault="00134F26">
      <w:pPr>
        <w:pStyle w:val="Heading3"/>
        <w:rPr>
          <w:del w:id="1005" w:author="Valentin Dimitrov" w:date="2017-07-11T12:32:00Z"/>
        </w:rPr>
        <w:pPrChange w:id="1006" w:author="Valentin Dimitrov" w:date="2017-07-11T12:32:00Z">
          <w:pPr/>
        </w:pPrChange>
      </w:pPr>
      <w:del w:id="1007" w:author="Valentin Dimitrov" w:date="2017-07-11T12:32:00Z">
        <w:r w:rsidDel="002C273A">
          <w:delText xml:space="preserve">The </w:delText>
        </w:r>
        <w:r w:rsidRPr="00BA1772" w:rsidDel="002C273A">
          <w:rPr>
            <w:b w:val="0"/>
          </w:rPr>
          <w:delText>input</w:delText>
        </w:r>
        <w:r w:rsidDel="002C273A">
          <w:delText xml:space="preserve"> comes as array of </w:delText>
        </w:r>
        <w:r w:rsidR="000F6DFE" w:rsidDel="002C273A">
          <w:delText xml:space="preserve">2 </w:delText>
        </w:r>
        <w:r w:rsidDel="002C273A">
          <w:delText xml:space="preserve">strings. </w:delText>
        </w:r>
        <w:r w:rsidR="00F432B1" w:rsidDel="002C273A">
          <w:delText xml:space="preserve">The first </w:delText>
        </w:r>
        <w:r w:rsidR="000F6DFE" w:rsidDel="002C273A">
          <w:delText>string</w:delText>
        </w:r>
        <w:r w:rsidR="00F432B1" w:rsidDel="002C273A">
          <w:delText xml:space="preserve"> holds the </w:delText>
        </w:r>
        <w:r w:rsidR="00F432B1" w:rsidRPr="00F432B1" w:rsidDel="002C273A">
          <w:rPr>
            <w:b w:val="0"/>
          </w:rPr>
          <w:delText>movie title</w:delText>
        </w:r>
        <w:r w:rsidR="00F432B1" w:rsidDel="002C273A">
          <w:delText xml:space="preserve">. The second </w:delText>
        </w:r>
        <w:r w:rsidR="000F6DFE" w:rsidDel="002C273A">
          <w:delText>string</w:delText>
        </w:r>
        <w:r w:rsidR="00F432B1" w:rsidDel="002C273A">
          <w:delText xml:space="preserve"> holds the </w:delText>
        </w:r>
        <w:r w:rsidR="00F432B1" w:rsidRPr="00F432B1" w:rsidDel="002C273A">
          <w:rPr>
            <w:b w:val="0"/>
          </w:rPr>
          <w:delText>day of week</w:delText>
        </w:r>
        <w:r w:rsidR="00F432B1" w:rsidDel="002C273A">
          <w:delText>.</w:delText>
        </w:r>
      </w:del>
    </w:p>
    <w:p w:rsidR="00134F26" w:rsidDel="002C273A" w:rsidRDefault="00134F26">
      <w:pPr>
        <w:pStyle w:val="Heading3"/>
        <w:rPr>
          <w:del w:id="1008" w:author="Valentin Dimitrov" w:date="2017-07-11T12:32:00Z"/>
        </w:rPr>
        <w:pPrChange w:id="1009" w:author="Valentin Dimitrov" w:date="2017-07-11T12:32:00Z">
          <w:pPr/>
        </w:pPrChange>
      </w:pPr>
      <w:del w:id="1010" w:author="Valentin Dimitrov" w:date="2017-07-11T12:32:00Z">
        <w:r w:rsidDel="002C273A">
          <w:delText xml:space="preserve">The </w:delText>
        </w:r>
        <w:r w:rsidRPr="00BA1772" w:rsidDel="002C273A">
          <w:rPr>
            <w:b w:val="0"/>
          </w:rPr>
          <w:delText>output</w:delText>
        </w:r>
        <w:r w:rsidDel="002C273A">
          <w:delText xml:space="preserve"> </w:delText>
        </w:r>
        <w:r w:rsidR="00F432B1" w:rsidDel="002C273A">
          <w:delText xml:space="preserve">should hold the </w:delText>
        </w:r>
        <w:r w:rsidR="00F432B1" w:rsidRPr="00F432B1" w:rsidDel="002C273A">
          <w:rPr>
            <w:b w:val="0"/>
          </w:rPr>
          <w:delText>ticket price</w:delText>
        </w:r>
        <w:r w:rsidR="00F432B1" w:rsidDel="002C273A">
          <w:delText xml:space="preserve"> or “</w:delText>
        </w:r>
        <w:r w:rsidR="00F432B1" w:rsidRPr="00F432B1" w:rsidDel="002C273A">
          <w:rPr>
            <w:b w:val="0"/>
          </w:rPr>
          <w:delText>error</w:delText>
        </w:r>
        <w:r w:rsidR="00F432B1" w:rsidDel="002C273A">
          <w:delText>” if the title or day of week is invalid</w:delText>
        </w:r>
        <w:r w:rsidDel="002C273A">
          <w:delText>.</w:delText>
        </w:r>
      </w:del>
    </w:p>
    <w:p w:rsidR="00134F26" w:rsidDel="002C273A" w:rsidRDefault="00134F26">
      <w:pPr>
        <w:pStyle w:val="Heading3"/>
        <w:rPr>
          <w:del w:id="1011" w:author="Valentin Dimitrov" w:date="2017-07-11T12:32:00Z"/>
        </w:rPr>
      </w:pPr>
      <w:del w:id="1012" w:author="Valentin Dimitrov" w:date="2017-07-11T12:32:00Z">
        <w:r w:rsidDel="002C273A">
          <w:delText>Examples</w:delText>
        </w:r>
      </w:del>
    </w:p>
    <w:tbl>
      <w:tblPr>
        <w:tblStyle w:val="TableGrid"/>
        <w:tblW w:w="10396" w:type="dxa"/>
        <w:tblInd w:w="23" w:type="dxa"/>
        <w:tblLayout w:type="fixed"/>
        <w:tblCellMar>
          <w:top w:w="57" w:type="dxa"/>
          <w:left w:w="85" w:type="dxa"/>
          <w:bottom w:w="57" w:type="dxa"/>
          <w:right w:w="85" w:type="dxa"/>
        </w:tblCellMar>
        <w:tblLook w:val="04A0" w:firstRow="1" w:lastRow="0" w:firstColumn="1" w:lastColumn="0" w:noHBand="0" w:noVBand="1"/>
      </w:tblPr>
      <w:tblGrid>
        <w:gridCol w:w="1676"/>
        <w:gridCol w:w="936"/>
        <w:gridCol w:w="360"/>
        <w:gridCol w:w="1299"/>
        <w:gridCol w:w="936"/>
        <w:gridCol w:w="360"/>
        <w:gridCol w:w="1607"/>
        <w:gridCol w:w="936"/>
        <w:gridCol w:w="365"/>
        <w:gridCol w:w="929"/>
        <w:gridCol w:w="992"/>
      </w:tblGrid>
      <w:tr w:rsidR="00F432B1" w:rsidRPr="00603773" w:rsidDel="002C273A" w:rsidTr="00911C8B">
        <w:trPr>
          <w:del w:id="1013" w:author="Valentin Dimitrov" w:date="2017-07-11T12:32:00Z"/>
        </w:trPr>
        <w:tc>
          <w:tcPr>
            <w:tcW w:w="1676" w:type="dxa"/>
            <w:shd w:val="clear" w:color="auto" w:fill="D9D9D9" w:themeFill="background1" w:themeFillShade="D9"/>
          </w:tcPr>
          <w:p w:rsidR="00F432B1" w:rsidRPr="00603773" w:rsidDel="002C273A" w:rsidRDefault="00F432B1">
            <w:pPr>
              <w:pStyle w:val="Heading3"/>
              <w:rPr>
                <w:del w:id="1014" w:author="Valentin Dimitrov" w:date="2017-07-11T12:32:00Z"/>
              </w:rPr>
              <w:pPrChange w:id="1015" w:author="Valentin Dimitrov" w:date="2017-07-11T12:32:00Z">
                <w:pPr>
                  <w:spacing w:before="0" w:after="0"/>
                  <w:jc w:val="center"/>
                </w:pPr>
              </w:pPrChange>
            </w:pPr>
            <w:del w:id="1016" w:author="Valentin Dimitrov" w:date="2017-07-11T12:32:00Z">
              <w:r w:rsidRPr="00603773" w:rsidDel="002C273A">
                <w:rPr>
                  <w:b w:val="0"/>
                </w:rPr>
                <w:delText>Input</w:delText>
              </w:r>
            </w:del>
          </w:p>
        </w:tc>
        <w:tc>
          <w:tcPr>
            <w:tcW w:w="936" w:type="dxa"/>
            <w:shd w:val="clear" w:color="auto" w:fill="D9D9D9" w:themeFill="background1" w:themeFillShade="D9"/>
          </w:tcPr>
          <w:p w:rsidR="00F432B1" w:rsidRPr="00603773" w:rsidDel="002C273A" w:rsidRDefault="00F432B1">
            <w:pPr>
              <w:pStyle w:val="Heading3"/>
              <w:rPr>
                <w:del w:id="1017" w:author="Valentin Dimitrov" w:date="2017-07-11T12:32:00Z"/>
              </w:rPr>
              <w:pPrChange w:id="1018" w:author="Valentin Dimitrov" w:date="2017-07-11T12:32:00Z">
                <w:pPr>
                  <w:spacing w:before="0" w:after="0"/>
                  <w:jc w:val="center"/>
                </w:pPr>
              </w:pPrChange>
            </w:pPr>
            <w:del w:id="1019" w:author="Valentin Dimitrov" w:date="2017-07-11T12:32:00Z">
              <w:r w:rsidRPr="00603773" w:rsidDel="002C273A">
                <w:rPr>
                  <w:b w:val="0"/>
                </w:rPr>
                <w:delText>Output</w:delText>
              </w:r>
            </w:del>
          </w:p>
        </w:tc>
        <w:tc>
          <w:tcPr>
            <w:tcW w:w="360" w:type="dxa"/>
            <w:vMerge w:val="restart"/>
            <w:tcBorders>
              <w:top w:val="nil"/>
              <w:bottom w:val="nil"/>
            </w:tcBorders>
            <w:shd w:val="clear" w:color="auto" w:fill="auto"/>
          </w:tcPr>
          <w:p w:rsidR="00F432B1" w:rsidRPr="00603773" w:rsidDel="002C273A" w:rsidRDefault="00F432B1">
            <w:pPr>
              <w:pStyle w:val="Heading3"/>
              <w:rPr>
                <w:del w:id="1020" w:author="Valentin Dimitrov" w:date="2017-07-11T12:32:00Z"/>
              </w:rPr>
              <w:pPrChange w:id="1021" w:author="Valentin Dimitrov" w:date="2017-07-11T12:32:00Z">
                <w:pPr>
                  <w:spacing w:before="0" w:after="0"/>
                  <w:jc w:val="center"/>
                </w:pPr>
              </w:pPrChange>
            </w:pPr>
          </w:p>
        </w:tc>
        <w:tc>
          <w:tcPr>
            <w:tcW w:w="1299" w:type="dxa"/>
            <w:shd w:val="clear" w:color="auto" w:fill="D9D9D9" w:themeFill="background1" w:themeFillShade="D9"/>
          </w:tcPr>
          <w:p w:rsidR="00F432B1" w:rsidRPr="00603773" w:rsidDel="002C273A" w:rsidRDefault="00F432B1">
            <w:pPr>
              <w:pStyle w:val="Heading3"/>
              <w:rPr>
                <w:del w:id="1022" w:author="Valentin Dimitrov" w:date="2017-07-11T12:32:00Z"/>
              </w:rPr>
              <w:pPrChange w:id="1023" w:author="Valentin Dimitrov" w:date="2017-07-11T12:32:00Z">
                <w:pPr>
                  <w:spacing w:before="0" w:after="0"/>
                  <w:jc w:val="center"/>
                </w:pPr>
              </w:pPrChange>
            </w:pPr>
            <w:del w:id="1024" w:author="Valentin Dimitrov" w:date="2017-07-11T12:32:00Z">
              <w:r w:rsidRPr="00603773" w:rsidDel="002C273A">
                <w:rPr>
                  <w:b w:val="0"/>
                </w:rPr>
                <w:delText>Input</w:delText>
              </w:r>
            </w:del>
          </w:p>
        </w:tc>
        <w:tc>
          <w:tcPr>
            <w:tcW w:w="936" w:type="dxa"/>
            <w:shd w:val="clear" w:color="auto" w:fill="D9D9D9" w:themeFill="background1" w:themeFillShade="D9"/>
          </w:tcPr>
          <w:p w:rsidR="00F432B1" w:rsidRPr="00603773" w:rsidDel="002C273A" w:rsidRDefault="00F432B1">
            <w:pPr>
              <w:pStyle w:val="Heading3"/>
              <w:rPr>
                <w:del w:id="1025" w:author="Valentin Dimitrov" w:date="2017-07-11T12:32:00Z"/>
              </w:rPr>
              <w:pPrChange w:id="1026" w:author="Valentin Dimitrov" w:date="2017-07-11T12:32:00Z">
                <w:pPr>
                  <w:spacing w:before="0" w:after="0"/>
                  <w:jc w:val="center"/>
                </w:pPr>
              </w:pPrChange>
            </w:pPr>
            <w:del w:id="1027" w:author="Valentin Dimitrov" w:date="2017-07-11T12:32:00Z">
              <w:r w:rsidRPr="00603773" w:rsidDel="002C273A">
                <w:rPr>
                  <w:b w:val="0"/>
                </w:rPr>
                <w:delText>Output</w:delText>
              </w:r>
            </w:del>
          </w:p>
        </w:tc>
        <w:tc>
          <w:tcPr>
            <w:tcW w:w="360" w:type="dxa"/>
            <w:vMerge w:val="restart"/>
            <w:tcBorders>
              <w:top w:val="nil"/>
              <w:bottom w:val="nil"/>
            </w:tcBorders>
            <w:shd w:val="clear" w:color="auto" w:fill="auto"/>
          </w:tcPr>
          <w:p w:rsidR="00F432B1" w:rsidRPr="00603773" w:rsidDel="002C273A" w:rsidRDefault="00F432B1">
            <w:pPr>
              <w:pStyle w:val="Heading3"/>
              <w:rPr>
                <w:del w:id="1028" w:author="Valentin Dimitrov" w:date="2017-07-11T12:32:00Z"/>
              </w:rPr>
              <w:pPrChange w:id="1029" w:author="Valentin Dimitrov" w:date="2017-07-11T12:32:00Z">
                <w:pPr>
                  <w:spacing w:before="0" w:after="0"/>
                  <w:jc w:val="center"/>
                </w:pPr>
              </w:pPrChange>
            </w:pPr>
          </w:p>
        </w:tc>
        <w:tc>
          <w:tcPr>
            <w:tcW w:w="1607" w:type="dxa"/>
            <w:shd w:val="clear" w:color="auto" w:fill="D9D9D9" w:themeFill="background1" w:themeFillShade="D9"/>
          </w:tcPr>
          <w:p w:rsidR="00F432B1" w:rsidRPr="00603773" w:rsidDel="002C273A" w:rsidRDefault="00F432B1">
            <w:pPr>
              <w:pStyle w:val="Heading3"/>
              <w:rPr>
                <w:del w:id="1030" w:author="Valentin Dimitrov" w:date="2017-07-11T12:32:00Z"/>
              </w:rPr>
              <w:pPrChange w:id="1031" w:author="Valentin Dimitrov" w:date="2017-07-11T12:32:00Z">
                <w:pPr>
                  <w:spacing w:before="0" w:after="0"/>
                  <w:jc w:val="center"/>
                </w:pPr>
              </w:pPrChange>
            </w:pPr>
            <w:del w:id="1032" w:author="Valentin Dimitrov" w:date="2017-07-11T12:32:00Z">
              <w:r w:rsidRPr="00603773" w:rsidDel="002C273A">
                <w:rPr>
                  <w:b w:val="0"/>
                </w:rPr>
                <w:delText>Input</w:delText>
              </w:r>
            </w:del>
          </w:p>
        </w:tc>
        <w:tc>
          <w:tcPr>
            <w:tcW w:w="936" w:type="dxa"/>
            <w:shd w:val="clear" w:color="auto" w:fill="D9D9D9" w:themeFill="background1" w:themeFillShade="D9"/>
          </w:tcPr>
          <w:p w:rsidR="00F432B1" w:rsidRPr="00603773" w:rsidDel="002C273A" w:rsidRDefault="00F432B1">
            <w:pPr>
              <w:pStyle w:val="Heading3"/>
              <w:rPr>
                <w:del w:id="1033" w:author="Valentin Dimitrov" w:date="2017-07-11T12:32:00Z"/>
              </w:rPr>
              <w:pPrChange w:id="1034" w:author="Valentin Dimitrov" w:date="2017-07-11T12:32:00Z">
                <w:pPr>
                  <w:spacing w:before="0" w:after="0"/>
                  <w:jc w:val="center"/>
                </w:pPr>
              </w:pPrChange>
            </w:pPr>
            <w:del w:id="1035" w:author="Valentin Dimitrov" w:date="2017-07-11T12:32:00Z">
              <w:r w:rsidRPr="00603773" w:rsidDel="002C273A">
                <w:rPr>
                  <w:b w:val="0"/>
                </w:rPr>
                <w:delText>Output</w:delText>
              </w:r>
            </w:del>
          </w:p>
        </w:tc>
        <w:tc>
          <w:tcPr>
            <w:tcW w:w="365" w:type="dxa"/>
            <w:vMerge w:val="restart"/>
            <w:tcBorders>
              <w:top w:val="nil"/>
              <w:bottom w:val="nil"/>
            </w:tcBorders>
            <w:shd w:val="clear" w:color="auto" w:fill="auto"/>
          </w:tcPr>
          <w:p w:rsidR="00F432B1" w:rsidRPr="00603773" w:rsidDel="002C273A" w:rsidRDefault="00F432B1">
            <w:pPr>
              <w:pStyle w:val="Heading3"/>
              <w:rPr>
                <w:del w:id="1036" w:author="Valentin Dimitrov" w:date="2017-07-11T12:32:00Z"/>
              </w:rPr>
              <w:pPrChange w:id="1037" w:author="Valentin Dimitrov" w:date="2017-07-11T12:32:00Z">
                <w:pPr>
                  <w:spacing w:before="0" w:after="0"/>
                  <w:jc w:val="center"/>
                </w:pPr>
              </w:pPrChange>
            </w:pPr>
          </w:p>
        </w:tc>
        <w:tc>
          <w:tcPr>
            <w:tcW w:w="929" w:type="dxa"/>
            <w:shd w:val="clear" w:color="auto" w:fill="D9D9D9" w:themeFill="background1" w:themeFillShade="D9"/>
          </w:tcPr>
          <w:p w:rsidR="00F432B1" w:rsidRPr="00603773" w:rsidDel="002C273A" w:rsidRDefault="00F432B1">
            <w:pPr>
              <w:pStyle w:val="Heading3"/>
              <w:rPr>
                <w:del w:id="1038" w:author="Valentin Dimitrov" w:date="2017-07-11T12:32:00Z"/>
              </w:rPr>
              <w:pPrChange w:id="1039" w:author="Valentin Dimitrov" w:date="2017-07-11T12:32:00Z">
                <w:pPr>
                  <w:spacing w:before="0" w:after="0"/>
                  <w:jc w:val="center"/>
                </w:pPr>
              </w:pPrChange>
            </w:pPr>
            <w:del w:id="1040" w:author="Valentin Dimitrov" w:date="2017-07-11T12:32:00Z">
              <w:r w:rsidRPr="00603773" w:rsidDel="002C273A">
                <w:rPr>
                  <w:b w:val="0"/>
                </w:rPr>
                <w:delText>Input</w:delText>
              </w:r>
            </w:del>
          </w:p>
        </w:tc>
        <w:tc>
          <w:tcPr>
            <w:tcW w:w="992" w:type="dxa"/>
            <w:shd w:val="clear" w:color="auto" w:fill="D9D9D9" w:themeFill="background1" w:themeFillShade="D9"/>
          </w:tcPr>
          <w:p w:rsidR="00F432B1" w:rsidRPr="00603773" w:rsidDel="002C273A" w:rsidRDefault="00F432B1">
            <w:pPr>
              <w:pStyle w:val="Heading3"/>
              <w:rPr>
                <w:del w:id="1041" w:author="Valentin Dimitrov" w:date="2017-07-11T12:32:00Z"/>
              </w:rPr>
              <w:pPrChange w:id="1042" w:author="Valentin Dimitrov" w:date="2017-07-11T12:32:00Z">
                <w:pPr>
                  <w:spacing w:before="0" w:after="0"/>
                  <w:jc w:val="center"/>
                </w:pPr>
              </w:pPrChange>
            </w:pPr>
            <w:del w:id="1043" w:author="Valentin Dimitrov" w:date="2017-07-11T12:32:00Z">
              <w:r w:rsidRPr="00603773" w:rsidDel="002C273A">
                <w:rPr>
                  <w:b w:val="0"/>
                </w:rPr>
                <w:delText>Output</w:delText>
              </w:r>
            </w:del>
          </w:p>
        </w:tc>
      </w:tr>
      <w:tr w:rsidR="00F432B1" w:rsidRPr="00333D71" w:rsidDel="002C273A" w:rsidTr="00911C8B">
        <w:trPr>
          <w:del w:id="1044" w:author="Valentin Dimitrov" w:date="2017-07-11T12:32:00Z"/>
        </w:trPr>
        <w:tc>
          <w:tcPr>
            <w:tcW w:w="1676" w:type="dxa"/>
          </w:tcPr>
          <w:p w:rsidR="00F432B1" w:rsidRPr="00333D71" w:rsidDel="002C273A" w:rsidRDefault="00F432B1">
            <w:pPr>
              <w:pStyle w:val="Heading3"/>
              <w:rPr>
                <w:del w:id="1045" w:author="Valentin Dimitrov" w:date="2017-07-11T12:32:00Z"/>
                <w:noProof/>
              </w:rPr>
              <w:pPrChange w:id="1046" w:author="Valentin Dimitrov" w:date="2017-07-11T12:32:00Z">
                <w:pPr>
                  <w:spacing w:before="0" w:after="0"/>
                </w:pPr>
              </w:pPrChange>
            </w:pPr>
            <w:del w:id="1047" w:author="Valentin Dimitrov" w:date="2017-07-11T12:32:00Z">
              <w:r w:rsidRPr="00333D71" w:rsidDel="002C273A">
                <w:rPr>
                  <w:noProof/>
                </w:rPr>
                <w:delText>The Godfather</w:delText>
              </w:r>
            </w:del>
          </w:p>
          <w:p w:rsidR="00F432B1" w:rsidRPr="00333D71" w:rsidDel="002C273A" w:rsidRDefault="00F432B1">
            <w:pPr>
              <w:pStyle w:val="Heading3"/>
              <w:rPr>
                <w:del w:id="1048" w:author="Valentin Dimitrov" w:date="2017-07-11T12:32:00Z"/>
                <w:noProof/>
              </w:rPr>
              <w:pPrChange w:id="1049" w:author="Valentin Dimitrov" w:date="2017-07-11T12:32:00Z">
                <w:pPr>
                  <w:spacing w:before="0" w:after="0"/>
                </w:pPr>
              </w:pPrChange>
            </w:pPr>
            <w:del w:id="1050" w:author="Valentin Dimitrov" w:date="2017-07-11T12:32:00Z">
              <w:r w:rsidRPr="00333D71" w:rsidDel="002C273A">
                <w:rPr>
                  <w:noProof/>
                </w:rPr>
                <w:delText>Friday</w:delText>
              </w:r>
            </w:del>
          </w:p>
        </w:tc>
        <w:tc>
          <w:tcPr>
            <w:tcW w:w="936" w:type="dxa"/>
            <w:vAlign w:val="center"/>
          </w:tcPr>
          <w:p w:rsidR="00F432B1" w:rsidRPr="00333D71" w:rsidDel="002C273A" w:rsidRDefault="00F432B1">
            <w:pPr>
              <w:pStyle w:val="Heading3"/>
              <w:rPr>
                <w:del w:id="1051" w:author="Valentin Dimitrov" w:date="2017-07-11T12:32:00Z"/>
                <w:bCs/>
                <w:noProof/>
              </w:rPr>
              <w:pPrChange w:id="1052" w:author="Valentin Dimitrov" w:date="2017-07-11T12:32:00Z">
                <w:pPr>
                  <w:spacing w:before="0" w:after="0"/>
                  <w:jc w:val="center"/>
                </w:pPr>
              </w:pPrChange>
            </w:pPr>
            <w:del w:id="1053" w:author="Valentin Dimitrov" w:date="2017-07-11T12:32:00Z">
              <w:r w:rsidRPr="00333D71" w:rsidDel="002C273A">
                <w:rPr>
                  <w:bCs/>
                  <w:noProof/>
                </w:rPr>
                <w:delText>15</w:delText>
              </w:r>
            </w:del>
          </w:p>
        </w:tc>
        <w:tc>
          <w:tcPr>
            <w:tcW w:w="360" w:type="dxa"/>
            <w:vMerge/>
            <w:tcBorders>
              <w:bottom w:val="nil"/>
            </w:tcBorders>
            <w:shd w:val="clear" w:color="auto" w:fill="auto"/>
          </w:tcPr>
          <w:p w:rsidR="00F432B1" w:rsidRPr="00333D71" w:rsidDel="002C273A" w:rsidRDefault="00F432B1">
            <w:pPr>
              <w:pStyle w:val="Heading3"/>
              <w:rPr>
                <w:del w:id="1054" w:author="Valentin Dimitrov" w:date="2017-07-11T12:32:00Z"/>
                <w:bCs/>
              </w:rPr>
              <w:pPrChange w:id="1055" w:author="Valentin Dimitrov" w:date="2017-07-11T12:32:00Z">
                <w:pPr>
                  <w:spacing w:before="0" w:after="0"/>
                </w:pPr>
              </w:pPrChange>
            </w:pPr>
          </w:p>
        </w:tc>
        <w:tc>
          <w:tcPr>
            <w:tcW w:w="1299" w:type="dxa"/>
          </w:tcPr>
          <w:p w:rsidR="00F432B1" w:rsidRPr="00333D71" w:rsidDel="002C273A" w:rsidRDefault="00BA0154">
            <w:pPr>
              <w:pStyle w:val="Heading3"/>
              <w:rPr>
                <w:del w:id="1056" w:author="Valentin Dimitrov" w:date="2017-07-11T12:32:00Z"/>
                <w:noProof/>
              </w:rPr>
              <w:pPrChange w:id="1057" w:author="Valentin Dimitrov" w:date="2017-07-11T12:32:00Z">
                <w:pPr>
                  <w:spacing w:before="0" w:after="0"/>
                </w:pPr>
              </w:pPrChange>
            </w:pPr>
            <w:del w:id="1058" w:author="Valentin Dimitrov" w:date="2017-07-11T12:32:00Z">
              <w:r w:rsidDel="002C273A">
                <w:rPr>
                  <w:noProof/>
                </w:rPr>
                <w:delText>c</w:delText>
              </w:r>
              <w:r w:rsidR="00F432B1" w:rsidRPr="00333D71" w:rsidDel="002C273A">
                <w:rPr>
                  <w:noProof/>
                </w:rPr>
                <w:delText>asablanca</w:delText>
              </w:r>
            </w:del>
          </w:p>
          <w:p w:rsidR="00F432B1" w:rsidRPr="00333D71" w:rsidDel="002C273A" w:rsidRDefault="00BA0154">
            <w:pPr>
              <w:pStyle w:val="Heading3"/>
              <w:rPr>
                <w:del w:id="1059" w:author="Valentin Dimitrov" w:date="2017-07-11T12:32:00Z"/>
                <w:bCs/>
                <w:noProof/>
              </w:rPr>
              <w:pPrChange w:id="1060" w:author="Valentin Dimitrov" w:date="2017-07-11T12:32:00Z">
                <w:pPr>
                  <w:spacing w:before="0" w:after="0"/>
                </w:pPr>
              </w:pPrChange>
            </w:pPr>
            <w:del w:id="1061" w:author="Valentin Dimitrov" w:date="2017-07-11T12:32:00Z">
              <w:r w:rsidDel="002C273A">
                <w:rPr>
                  <w:noProof/>
                </w:rPr>
                <w:delText>s</w:delText>
              </w:r>
              <w:r w:rsidR="00F432B1" w:rsidRPr="00333D71" w:rsidDel="002C273A">
                <w:rPr>
                  <w:noProof/>
                </w:rPr>
                <w:delText>unday</w:delText>
              </w:r>
            </w:del>
          </w:p>
        </w:tc>
        <w:tc>
          <w:tcPr>
            <w:tcW w:w="936" w:type="dxa"/>
            <w:vAlign w:val="center"/>
          </w:tcPr>
          <w:p w:rsidR="00F432B1" w:rsidRPr="00333D71" w:rsidDel="002C273A" w:rsidRDefault="00F432B1">
            <w:pPr>
              <w:pStyle w:val="Heading3"/>
              <w:rPr>
                <w:del w:id="1062" w:author="Valentin Dimitrov" w:date="2017-07-11T12:32:00Z"/>
                <w:bCs/>
                <w:noProof/>
              </w:rPr>
              <w:pPrChange w:id="1063" w:author="Valentin Dimitrov" w:date="2017-07-11T12:32:00Z">
                <w:pPr>
                  <w:spacing w:before="0" w:after="0"/>
                  <w:jc w:val="center"/>
                </w:pPr>
              </w:pPrChange>
            </w:pPr>
            <w:del w:id="1064" w:author="Valentin Dimitrov" w:date="2017-07-11T12:32:00Z">
              <w:r w:rsidRPr="00333D71" w:rsidDel="002C273A">
                <w:rPr>
                  <w:bCs/>
                  <w:noProof/>
                </w:rPr>
                <w:delText>10</w:delText>
              </w:r>
            </w:del>
          </w:p>
        </w:tc>
        <w:tc>
          <w:tcPr>
            <w:tcW w:w="360" w:type="dxa"/>
            <w:vMerge/>
            <w:tcBorders>
              <w:bottom w:val="nil"/>
            </w:tcBorders>
            <w:shd w:val="clear" w:color="auto" w:fill="auto"/>
          </w:tcPr>
          <w:p w:rsidR="00F432B1" w:rsidRPr="00333D71" w:rsidDel="002C273A" w:rsidRDefault="00F432B1">
            <w:pPr>
              <w:pStyle w:val="Heading3"/>
              <w:rPr>
                <w:del w:id="1065" w:author="Valentin Dimitrov" w:date="2017-07-11T12:32:00Z"/>
                <w:bCs/>
              </w:rPr>
              <w:pPrChange w:id="1066" w:author="Valentin Dimitrov" w:date="2017-07-11T12:32:00Z">
                <w:pPr>
                  <w:spacing w:before="0" w:after="0"/>
                </w:pPr>
              </w:pPrChange>
            </w:pPr>
          </w:p>
        </w:tc>
        <w:tc>
          <w:tcPr>
            <w:tcW w:w="1607" w:type="dxa"/>
          </w:tcPr>
          <w:p w:rsidR="00F432B1" w:rsidRPr="00333D71" w:rsidDel="002C273A" w:rsidRDefault="00F432B1">
            <w:pPr>
              <w:pStyle w:val="Heading3"/>
              <w:rPr>
                <w:del w:id="1067" w:author="Valentin Dimitrov" w:date="2017-07-11T12:32:00Z"/>
                <w:noProof/>
              </w:rPr>
              <w:pPrChange w:id="1068" w:author="Valentin Dimitrov" w:date="2017-07-11T12:32:00Z">
                <w:pPr>
                  <w:spacing w:before="0" w:after="0"/>
                </w:pPr>
              </w:pPrChange>
            </w:pPr>
            <w:del w:id="1069" w:author="Valentin Dimitrov" w:date="2017-07-11T12:32:00Z">
              <w:r w:rsidRPr="00333D71" w:rsidDel="002C273A">
                <w:rPr>
                  <w:noProof/>
                </w:rPr>
                <w:delText xml:space="preserve">Schindler's </w:delText>
              </w:r>
              <w:r w:rsidR="00BA0154" w:rsidDel="002C273A">
                <w:rPr>
                  <w:noProof/>
                </w:rPr>
                <w:delText>LIST</w:delText>
              </w:r>
            </w:del>
          </w:p>
          <w:p w:rsidR="00F432B1" w:rsidRPr="00333D71" w:rsidDel="002C273A" w:rsidRDefault="00BA0154">
            <w:pPr>
              <w:pStyle w:val="Heading3"/>
              <w:rPr>
                <w:del w:id="1070" w:author="Valentin Dimitrov" w:date="2017-07-11T12:32:00Z"/>
                <w:bCs/>
                <w:noProof/>
              </w:rPr>
              <w:pPrChange w:id="1071" w:author="Valentin Dimitrov" w:date="2017-07-11T12:32:00Z">
                <w:pPr>
                  <w:spacing w:before="0" w:after="0"/>
                </w:pPr>
              </w:pPrChange>
            </w:pPr>
            <w:del w:id="1072" w:author="Valentin Dimitrov" w:date="2017-07-11T12:32:00Z">
              <w:r w:rsidDel="002C273A">
                <w:rPr>
                  <w:noProof/>
                </w:rPr>
                <w:delText>m</w:delText>
              </w:r>
              <w:r w:rsidR="00F432B1" w:rsidRPr="00333D71" w:rsidDel="002C273A">
                <w:rPr>
                  <w:noProof/>
                </w:rPr>
                <w:delText>onday</w:delText>
              </w:r>
            </w:del>
          </w:p>
        </w:tc>
        <w:tc>
          <w:tcPr>
            <w:tcW w:w="936" w:type="dxa"/>
            <w:vAlign w:val="center"/>
          </w:tcPr>
          <w:p w:rsidR="00F432B1" w:rsidRPr="00333D71" w:rsidDel="002C273A" w:rsidRDefault="00F432B1">
            <w:pPr>
              <w:pStyle w:val="Heading3"/>
              <w:rPr>
                <w:del w:id="1073" w:author="Valentin Dimitrov" w:date="2017-07-11T12:32:00Z"/>
                <w:bCs/>
                <w:noProof/>
              </w:rPr>
              <w:pPrChange w:id="1074" w:author="Valentin Dimitrov" w:date="2017-07-11T12:32:00Z">
                <w:pPr>
                  <w:spacing w:before="0" w:after="0"/>
                  <w:jc w:val="center"/>
                </w:pPr>
              </w:pPrChange>
            </w:pPr>
            <w:del w:id="1075" w:author="Valentin Dimitrov" w:date="2017-07-11T12:32:00Z">
              <w:r w:rsidRPr="00333D71" w:rsidDel="002C273A">
                <w:rPr>
                  <w:bCs/>
                  <w:noProof/>
                </w:rPr>
                <w:delText>8.50</w:delText>
              </w:r>
            </w:del>
          </w:p>
        </w:tc>
        <w:tc>
          <w:tcPr>
            <w:tcW w:w="365" w:type="dxa"/>
            <w:vMerge/>
            <w:tcBorders>
              <w:bottom w:val="nil"/>
            </w:tcBorders>
            <w:shd w:val="clear" w:color="auto" w:fill="auto"/>
          </w:tcPr>
          <w:p w:rsidR="00F432B1" w:rsidRPr="00333D71" w:rsidDel="002C273A" w:rsidRDefault="00F432B1">
            <w:pPr>
              <w:pStyle w:val="Heading3"/>
              <w:rPr>
                <w:del w:id="1076" w:author="Valentin Dimitrov" w:date="2017-07-11T12:32:00Z"/>
                <w:bCs/>
              </w:rPr>
              <w:pPrChange w:id="1077" w:author="Valentin Dimitrov" w:date="2017-07-11T12:32:00Z">
                <w:pPr>
                  <w:spacing w:before="0" w:after="0"/>
                </w:pPr>
              </w:pPrChange>
            </w:pPr>
          </w:p>
        </w:tc>
        <w:tc>
          <w:tcPr>
            <w:tcW w:w="929" w:type="dxa"/>
          </w:tcPr>
          <w:p w:rsidR="00F432B1" w:rsidRPr="00333D71" w:rsidDel="002C273A" w:rsidRDefault="00333D71">
            <w:pPr>
              <w:pStyle w:val="Heading3"/>
              <w:rPr>
                <w:del w:id="1078" w:author="Valentin Dimitrov" w:date="2017-07-11T12:32:00Z"/>
                <w:bCs/>
                <w:noProof/>
              </w:rPr>
              <w:pPrChange w:id="1079" w:author="Valentin Dimitrov" w:date="2017-07-11T12:32:00Z">
                <w:pPr>
                  <w:spacing w:before="0" w:after="0"/>
                </w:pPr>
              </w:pPrChange>
            </w:pPr>
            <w:del w:id="1080" w:author="Valentin Dimitrov" w:date="2017-07-11T12:32:00Z">
              <w:r w:rsidRPr="00333D71" w:rsidDel="002C273A">
                <w:rPr>
                  <w:bCs/>
                  <w:noProof/>
                </w:rPr>
                <w:delText>SoftUni</w:delText>
              </w:r>
            </w:del>
          </w:p>
          <w:p w:rsidR="00333D71" w:rsidRPr="00333D71" w:rsidDel="002C273A" w:rsidRDefault="00333D71">
            <w:pPr>
              <w:pStyle w:val="Heading3"/>
              <w:rPr>
                <w:del w:id="1081" w:author="Valentin Dimitrov" w:date="2017-07-11T12:32:00Z"/>
                <w:bCs/>
                <w:noProof/>
              </w:rPr>
              <w:pPrChange w:id="1082" w:author="Valentin Dimitrov" w:date="2017-07-11T12:32:00Z">
                <w:pPr>
                  <w:spacing w:before="0" w:after="0"/>
                </w:pPr>
              </w:pPrChange>
            </w:pPr>
            <w:del w:id="1083" w:author="Valentin Dimitrov" w:date="2017-07-11T12:32:00Z">
              <w:r w:rsidRPr="00333D71" w:rsidDel="002C273A">
                <w:rPr>
                  <w:bCs/>
                  <w:noProof/>
                </w:rPr>
                <w:delText>Nineday</w:delText>
              </w:r>
            </w:del>
          </w:p>
        </w:tc>
        <w:tc>
          <w:tcPr>
            <w:tcW w:w="992" w:type="dxa"/>
            <w:vAlign w:val="center"/>
          </w:tcPr>
          <w:p w:rsidR="00F432B1" w:rsidRPr="00333D71" w:rsidDel="002C273A" w:rsidRDefault="00333D71">
            <w:pPr>
              <w:pStyle w:val="Heading3"/>
              <w:rPr>
                <w:del w:id="1084" w:author="Valentin Dimitrov" w:date="2017-07-11T12:32:00Z"/>
                <w:bCs/>
                <w:noProof/>
              </w:rPr>
              <w:pPrChange w:id="1085" w:author="Valentin Dimitrov" w:date="2017-07-11T12:32:00Z">
                <w:pPr>
                  <w:spacing w:before="0" w:after="0"/>
                  <w:jc w:val="center"/>
                </w:pPr>
              </w:pPrChange>
            </w:pPr>
            <w:del w:id="1086" w:author="Valentin Dimitrov" w:date="2017-07-11T12:32:00Z">
              <w:r w:rsidRPr="00333D71" w:rsidDel="002C273A">
                <w:rPr>
                  <w:bCs/>
                  <w:noProof/>
                </w:rPr>
                <w:delText>error</w:delText>
              </w:r>
            </w:del>
          </w:p>
        </w:tc>
      </w:tr>
    </w:tbl>
    <w:p w:rsidR="00134F26" w:rsidDel="002C273A" w:rsidRDefault="00134F26">
      <w:pPr>
        <w:pStyle w:val="Heading3"/>
        <w:rPr>
          <w:del w:id="1087" w:author="Valentin Dimitrov" w:date="2017-07-11T12:32:00Z"/>
        </w:rPr>
      </w:pPr>
      <w:del w:id="1088" w:author="Valentin Dimitrov" w:date="2017-07-11T12:32:00Z">
        <w:r w:rsidDel="002C273A">
          <w:delText>Hints</w:delText>
        </w:r>
      </w:del>
    </w:p>
    <w:p w:rsidR="00BA0154" w:rsidDel="002C273A" w:rsidRDefault="00BA0154">
      <w:pPr>
        <w:pStyle w:val="Heading3"/>
        <w:rPr>
          <w:del w:id="1089" w:author="Valentin Dimitrov" w:date="2017-07-11T12:32:00Z"/>
        </w:rPr>
        <w:pPrChange w:id="1090" w:author="Valentin Dimitrov" w:date="2017-07-11T12:32:00Z">
          <w:pPr>
            <w:pStyle w:val="ListParagraph"/>
            <w:numPr>
              <w:numId w:val="21"/>
            </w:numPr>
            <w:ind w:hanging="360"/>
          </w:pPr>
        </w:pPrChange>
      </w:pPr>
      <w:del w:id="1091" w:author="Valentin Dimitrov" w:date="2017-07-11T12:32:00Z">
        <w:r w:rsidDel="002C273A">
          <w:delText xml:space="preserve">Turn all input values to </w:delText>
        </w:r>
        <w:r w:rsidRPr="00BA0154" w:rsidDel="002C273A">
          <w:rPr>
            <w:b w:val="0"/>
          </w:rPr>
          <w:delText>lowercase</w:delText>
        </w:r>
        <w:r w:rsidDel="002C273A">
          <w:delText xml:space="preserve"> to avoid character casing mistakes.</w:delText>
        </w:r>
      </w:del>
    </w:p>
    <w:p w:rsidR="00BA0154" w:rsidDel="002C273A" w:rsidRDefault="00BA0154">
      <w:pPr>
        <w:pStyle w:val="Heading3"/>
        <w:rPr>
          <w:del w:id="1092" w:author="Valentin Dimitrov" w:date="2017-07-11T12:32:00Z"/>
        </w:rPr>
        <w:pPrChange w:id="1093" w:author="Valentin Dimitrov" w:date="2017-07-11T12:32:00Z">
          <w:pPr>
            <w:pStyle w:val="ListParagraph"/>
            <w:numPr>
              <w:numId w:val="21"/>
            </w:numPr>
            <w:ind w:hanging="360"/>
          </w:pPr>
        </w:pPrChange>
      </w:pPr>
      <w:del w:id="1094" w:author="Valentin Dimitrov" w:date="2017-07-11T12:32:00Z">
        <w:r w:rsidRPr="00BA0154" w:rsidDel="002C273A">
          <w:rPr>
            <w:b w:val="0"/>
          </w:rPr>
          <w:delText>Check the movie title</w:delText>
        </w:r>
        <w:r w:rsidDel="002C273A">
          <w:delText xml:space="preserve"> in </w:delText>
        </w:r>
        <w:r w:rsidRPr="00BA0154" w:rsidDel="002C273A">
          <w:rPr>
            <w:rStyle w:val="CodeChar"/>
          </w:rPr>
          <w:delText>if</w:delText>
        </w:r>
        <w:r w:rsidDel="002C273A">
          <w:delText>-</w:delText>
        </w:r>
        <w:r w:rsidRPr="00BA0154" w:rsidDel="002C273A">
          <w:rPr>
            <w:rStyle w:val="CodeChar"/>
          </w:rPr>
          <w:delText>else</w:delText>
        </w:r>
        <w:r w:rsidDel="002C273A">
          <w:delText>-</w:delText>
        </w:r>
        <w:r w:rsidRPr="00BA0154" w:rsidDel="002C273A">
          <w:rPr>
            <w:rStyle w:val="CodeChar"/>
          </w:rPr>
          <w:delText>if</w:delText>
        </w:r>
        <w:r w:rsidDel="002C273A">
          <w:delText xml:space="preserve"> statement.</w:delText>
        </w:r>
      </w:del>
    </w:p>
    <w:p w:rsidR="00BA0154" w:rsidDel="002C273A" w:rsidRDefault="00BA0154">
      <w:pPr>
        <w:pStyle w:val="Heading3"/>
        <w:rPr>
          <w:del w:id="1095" w:author="Valentin Dimitrov" w:date="2017-07-11T12:32:00Z"/>
        </w:rPr>
        <w:pPrChange w:id="1096" w:author="Valentin Dimitrov" w:date="2017-07-11T12:32:00Z">
          <w:pPr>
            <w:pStyle w:val="ListParagraph"/>
            <w:numPr>
              <w:numId w:val="21"/>
            </w:numPr>
            <w:ind w:hanging="360"/>
          </w:pPr>
        </w:pPrChange>
      </w:pPr>
      <w:del w:id="1097" w:author="Valentin Dimitrov" w:date="2017-07-11T12:32:00Z">
        <w:r w:rsidDel="002C273A">
          <w:delText xml:space="preserve">For each movie title check the price in a </w:delText>
        </w:r>
        <w:r w:rsidRPr="00BA0154" w:rsidDel="002C273A">
          <w:rPr>
            <w:rStyle w:val="CodeChar"/>
          </w:rPr>
          <w:delText>switch</w:delText>
        </w:r>
        <w:r w:rsidDel="002C273A">
          <w:delText>-</w:delText>
        </w:r>
        <w:r w:rsidRPr="00BA0154" w:rsidDel="002C273A">
          <w:rPr>
            <w:rStyle w:val="CodeChar"/>
          </w:rPr>
          <w:delText>case</w:delText>
        </w:r>
        <w:r w:rsidDel="002C273A">
          <w:delText>.</w:delText>
        </w:r>
      </w:del>
    </w:p>
    <w:p w:rsidR="00134F26" w:rsidDel="002C273A" w:rsidRDefault="00BA0154">
      <w:pPr>
        <w:pStyle w:val="Heading3"/>
        <w:rPr>
          <w:del w:id="1098" w:author="Valentin Dimitrov" w:date="2017-07-11T12:32:00Z"/>
        </w:rPr>
        <w:pPrChange w:id="1099" w:author="Valentin Dimitrov" w:date="2017-07-11T12:32:00Z">
          <w:pPr>
            <w:pStyle w:val="ListParagraph"/>
            <w:numPr>
              <w:numId w:val="21"/>
            </w:numPr>
            <w:ind w:hanging="360"/>
          </w:pPr>
        </w:pPrChange>
      </w:pPr>
      <w:del w:id="1100" w:author="Valentin Dimitrov" w:date="2017-07-11T12:32:00Z">
        <w:r w:rsidDel="002C273A">
          <w:delText xml:space="preserve">Beware of </w:delText>
        </w:r>
        <w:r w:rsidRPr="00BA0154" w:rsidDel="002C273A">
          <w:rPr>
            <w:b w:val="0"/>
          </w:rPr>
          <w:delText>invalid</w:delText>
        </w:r>
        <w:r w:rsidDel="002C273A">
          <w:delText xml:space="preserve"> movie titles and invalid days of week.</w:delText>
        </w:r>
        <w:r w:rsidR="00BB223F" w:rsidDel="002C273A">
          <w:delText xml:space="preserve"> Show “</w:delText>
        </w:r>
        <w:r w:rsidR="00BB223F" w:rsidRPr="00BB223F" w:rsidDel="002C273A">
          <w:rPr>
            <w:b w:val="0"/>
          </w:rPr>
          <w:delText>error</w:delText>
        </w:r>
        <w:r w:rsidR="00BB223F" w:rsidDel="002C273A">
          <w:delText>” in such cases.</w:delText>
        </w:r>
      </w:del>
    </w:p>
    <w:p w:rsidR="00495EBE" w:rsidDel="002C273A" w:rsidRDefault="00495EBE">
      <w:pPr>
        <w:pStyle w:val="Heading3"/>
        <w:rPr>
          <w:del w:id="1101" w:author="Valentin Dimitrov" w:date="2017-07-11T12:32:00Z"/>
        </w:rPr>
        <w:pPrChange w:id="1102" w:author="Valentin Dimitrov" w:date="2017-07-11T12:32:00Z">
          <w:pPr/>
        </w:pPrChange>
      </w:pPr>
      <w:del w:id="1103" w:author="Valentin Dimitrov" w:date="2017-07-11T12:32:00Z">
        <w:r w:rsidDel="002C273A">
          <w:delText xml:space="preserve">You may follow the </w:delText>
        </w:r>
        <w:r w:rsidRPr="007547BA" w:rsidDel="002C273A">
          <w:rPr>
            <w:b w:val="0"/>
          </w:rPr>
          <w:delText>code example</w:delText>
        </w:r>
        <w:r w:rsidDel="002C273A">
          <w:delText xml:space="preserve"> below:</w:delText>
        </w:r>
      </w:del>
    </w:p>
    <w:p w:rsidR="00495EBE" w:rsidDel="002C273A" w:rsidRDefault="00661F23">
      <w:pPr>
        <w:pStyle w:val="Heading3"/>
        <w:rPr>
          <w:del w:id="1104" w:author="Valentin Dimitrov" w:date="2017-07-11T12:32:00Z"/>
        </w:rPr>
        <w:pPrChange w:id="1105" w:author="Valentin Dimitrov" w:date="2017-07-11T12:32:00Z">
          <w:pPr>
            <w:ind w:firstLine="284"/>
          </w:pPr>
        </w:pPrChange>
      </w:pPr>
      <w:del w:id="1106" w:author="Valentin Dimitrov" w:date="2017-07-11T12:32:00Z">
        <w:r w:rsidDel="002C273A">
          <w:rPr>
            <w:noProof/>
          </w:rPr>
          <w:drawing>
            <wp:inline distT="0" distB="0" distL="0" distR="0" wp14:anchorId="43F409E2" wp14:editId="042BF514">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1200" cy="3513600"/>
                      </a:xfrm>
                      <a:prstGeom prst="rect">
                        <a:avLst/>
                      </a:prstGeom>
                    </pic:spPr>
                  </pic:pic>
                </a:graphicData>
              </a:graphic>
            </wp:inline>
          </w:drawing>
        </w:r>
      </w:del>
    </w:p>
    <w:p w:rsidR="00661F23" w:rsidDel="002C273A" w:rsidRDefault="00661F23">
      <w:pPr>
        <w:pStyle w:val="Heading3"/>
        <w:rPr>
          <w:del w:id="1107" w:author="Valentin Dimitrov" w:date="2017-07-11T12:32:00Z"/>
        </w:rPr>
        <w:pPrChange w:id="1108" w:author="Valentin Dimitrov" w:date="2017-07-11T12:32:00Z">
          <w:pPr/>
        </w:pPrChange>
      </w:pPr>
      <w:del w:id="1109" w:author="Valentin Dimitrov" w:date="2017-07-11T12:32:00Z">
        <w:r w:rsidDel="002C273A">
          <w:delText xml:space="preserve">You may </w:delText>
        </w:r>
        <w:r w:rsidRPr="007547BA" w:rsidDel="002C273A">
          <w:rPr>
            <w:b w:val="0"/>
          </w:rPr>
          <w:delText>test your code</w:delText>
        </w:r>
        <w:r w:rsidDel="002C273A">
          <w:delText xml:space="preserve"> locally </w:delText>
        </w:r>
        <w:r w:rsidR="007547BA" w:rsidDel="002C273A">
          <w:delText>like this</w:delText>
        </w:r>
        <w:r w:rsidDel="002C273A">
          <w:delText>:</w:delText>
        </w:r>
      </w:del>
    </w:p>
    <w:p w:rsidR="00661F23" w:rsidDel="002C273A" w:rsidRDefault="007547BA">
      <w:pPr>
        <w:pStyle w:val="Heading3"/>
        <w:rPr>
          <w:del w:id="1110" w:author="Valentin Dimitrov" w:date="2017-07-11T12:32:00Z"/>
        </w:rPr>
        <w:pPrChange w:id="1111" w:author="Valentin Dimitrov" w:date="2017-07-11T12:32:00Z">
          <w:pPr>
            <w:ind w:firstLine="284"/>
          </w:pPr>
        </w:pPrChange>
      </w:pPr>
      <w:del w:id="1112" w:author="Valentin Dimitrov" w:date="2017-07-11T12:32:00Z">
        <w:r w:rsidDel="002C273A">
          <w:rPr>
            <w:noProof/>
          </w:rPr>
          <w:drawing>
            <wp:inline distT="0" distB="0" distL="0" distR="0" wp14:anchorId="2565A8CE" wp14:editId="4809A494">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7600" cy="802800"/>
                      </a:xfrm>
                      <a:prstGeom prst="rect">
                        <a:avLst/>
                      </a:prstGeom>
                    </pic:spPr>
                  </pic:pic>
                </a:graphicData>
              </a:graphic>
            </wp:inline>
          </w:drawing>
        </w:r>
      </w:del>
    </w:p>
    <w:p w:rsidR="009572C5" w:rsidDel="002C273A" w:rsidRDefault="009572C5">
      <w:pPr>
        <w:pStyle w:val="Heading3"/>
        <w:rPr>
          <w:del w:id="1113" w:author="Valentin Dimitrov" w:date="2017-07-11T12:32:00Z"/>
        </w:rPr>
        <w:pPrChange w:id="1114" w:author="Valentin Dimitrov" w:date="2017-07-11T12:32:00Z">
          <w:pPr>
            <w:pStyle w:val="Heading2"/>
          </w:pPr>
        </w:pPrChange>
      </w:pPr>
      <w:del w:id="1115" w:author="Valentin Dimitrov" w:date="2017-07-11T12:32:00Z">
        <w:r w:rsidRPr="009572C5" w:rsidDel="002C273A">
          <w:delText xml:space="preserve">Quadratic </w:delText>
        </w:r>
        <w:r w:rsidDel="002C273A">
          <w:delText>E</w:delText>
        </w:r>
        <w:r w:rsidRPr="009572C5" w:rsidDel="002C273A">
          <w:delText>quation</w:delText>
        </w:r>
      </w:del>
    </w:p>
    <w:p w:rsidR="009572C5" w:rsidDel="002C273A" w:rsidRDefault="009572C5">
      <w:pPr>
        <w:pStyle w:val="Heading3"/>
        <w:rPr>
          <w:del w:id="1116" w:author="Valentin Dimitrov" w:date="2017-07-11T12:32:00Z"/>
        </w:rPr>
        <w:pPrChange w:id="1117" w:author="Valentin Dimitrov" w:date="2017-07-11T12:32:00Z">
          <w:pPr/>
        </w:pPrChange>
      </w:pPr>
      <w:del w:id="1118" w:author="Valentin Dimitrov" w:date="2017-07-11T12:32:00Z">
        <w:r w:rsidDel="002C273A">
          <w:delText xml:space="preserve">Write a JS function to </w:delText>
        </w:r>
        <w:r w:rsidRPr="009572C5" w:rsidDel="002C273A">
          <w:rPr>
            <w:b w:val="0"/>
          </w:rPr>
          <w:delText>solve a quadratic equation</w:delText>
        </w:r>
        <w:r w:rsidDel="002C273A">
          <w:delText xml:space="preserve"> by given </w:delText>
        </w:r>
        <w:r w:rsidR="006014B1" w:rsidDel="002C273A">
          <w:delText xml:space="preserve">in standard form as its </w:delText>
        </w:r>
        <w:r w:rsidDel="002C273A">
          <w:delText xml:space="preserve">coefficients: </w:delText>
        </w:r>
        <w:r w:rsidRPr="009572C5" w:rsidDel="002C273A">
          <w:rPr>
            <w:b w:val="0"/>
          </w:rPr>
          <w:delText>a</w:delText>
        </w:r>
        <w:r w:rsidDel="002C273A">
          <w:delText xml:space="preserve">, </w:delText>
        </w:r>
        <w:r w:rsidRPr="009572C5" w:rsidDel="002C273A">
          <w:rPr>
            <w:b w:val="0"/>
          </w:rPr>
          <w:delText>b</w:delText>
        </w:r>
        <w:r w:rsidDel="002C273A">
          <w:delText xml:space="preserve">, </w:delText>
        </w:r>
        <w:r w:rsidRPr="009572C5" w:rsidDel="002C273A">
          <w:rPr>
            <w:b w:val="0"/>
          </w:rPr>
          <w:delText>c</w:delText>
        </w:r>
        <w:r w:rsidDel="002C273A">
          <w:delText>.</w:delText>
        </w:r>
        <w:r w:rsidR="00C923E5" w:rsidDel="002C273A">
          <w:delText xml:space="preserve"> </w:delText>
        </w:r>
        <w:r w:rsidR="008B6661" w:rsidDel="002C273A">
          <w:delText>You may l</w:delText>
        </w:r>
        <w:r w:rsidR="00C923E5" w:rsidDel="002C273A">
          <w:delText xml:space="preserve">earn more about quadratic equations here: </w:delText>
        </w:r>
        <w:r w:rsidR="00CA013A" w:rsidDel="002C273A">
          <w:fldChar w:fldCharType="begin"/>
        </w:r>
        <w:r w:rsidR="00CA013A" w:rsidDel="002C273A">
          <w:delInstrText xml:space="preserve"> HYPERLINK "https://www.mathsisfun.com/algebra/quadratic-equation.html" </w:delInstrText>
        </w:r>
        <w:r w:rsidR="00CA013A" w:rsidDel="002C273A">
          <w:fldChar w:fldCharType="separate"/>
        </w:r>
        <w:r w:rsidR="00C923E5" w:rsidRPr="00005294" w:rsidDel="002C273A">
          <w:rPr>
            <w:rStyle w:val="Hyperlink"/>
          </w:rPr>
          <w:delText>https://www.mathsisfun.com/algebra/quadratic-equation.html</w:delText>
        </w:r>
        <w:r w:rsidR="00CA013A" w:rsidDel="002C273A">
          <w:rPr>
            <w:rStyle w:val="Hyperlink"/>
          </w:rPr>
          <w:fldChar w:fldCharType="end"/>
        </w:r>
        <w:r w:rsidR="00C923E5" w:rsidDel="002C273A">
          <w:delText>.</w:delText>
        </w:r>
      </w:del>
    </w:p>
    <w:p w:rsidR="009572C5" w:rsidRPr="004409EC" w:rsidDel="002C273A" w:rsidRDefault="009572C5">
      <w:pPr>
        <w:pStyle w:val="Heading3"/>
        <w:rPr>
          <w:del w:id="1119" w:author="Valentin Dimitrov" w:date="2017-07-11T12:32:00Z"/>
        </w:rPr>
        <w:pPrChange w:id="1120" w:author="Valentin Dimitrov" w:date="2017-07-11T12:32:00Z">
          <w:pPr/>
        </w:pPrChange>
      </w:pPr>
      <w:del w:id="1121" w:author="Valentin Dimitrov" w:date="2017-07-11T12:32:00Z">
        <w:r w:rsidDel="002C273A">
          <w:delText xml:space="preserve">The </w:delText>
        </w:r>
        <w:r w:rsidRPr="00BA1772" w:rsidDel="002C273A">
          <w:rPr>
            <w:b w:val="0"/>
          </w:rPr>
          <w:delText>input</w:delText>
        </w:r>
        <w:r w:rsidDel="002C273A">
          <w:delText xml:space="preserve"> comes as array of strings. Its holds the string representations of 3 </w:delText>
        </w:r>
        <w:r w:rsidR="006014B1" w:rsidDel="002C273A">
          <w:delText xml:space="preserve">real </w:delText>
        </w:r>
        <w:r w:rsidDel="002C273A">
          <w:delText xml:space="preserve">numbers: </w:delText>
        </w:r>
        <w:r w:rsidDel="002C273A">
          <w:rPr>
            <w:rStyle w:val="CodeChar"/>
          </w:rPr>
          <w:delText>a</w:delText>
        </w:r>
        <w:r w:rsidDel="002C273A">
          <w:delText xml:space="preserve">, </w:delText>
        </w:r>
        <w:r w:rsidDel="002C273A">
          <w:rPr>
            <w:rStyle w:val="CodeChar"/>
          </w:rPr>
          <w:delText>b</w:delText>
        </w:r>
        <w:r w:rsidDel="002C273A">
          <w:delText xml:space="preserve"> and </w:delText>
        </w:r>
        <w:r w:rsidDel="002C273A">
          <w:rPr>
            <w:rStyle w:val="CodeChar"/>
          </w:rPr>
          <w:delText>c</w:delText>
        </w:r>
        <w:r w:rsidDel="002C273A">
          <w:delText>.</w:delText>
        </w:r>
        <w:r w:rsidR="00C923E5" w:rsidDel="002C273A">
          <w:delText xml:space="preserve"> The value of </w:delText>
        </w:r>
        <w:r w:rsidR="00C923E5" w:rsidRPr="00C923E5" w:rsidDel="002C273A">
          <w:rPr>
            <w:rStyle w:val="CodeChar"/>
          </w:rPr>
          <w:delText>a</w:delText>
        </w:r>
        <w:r w:rsidR="00C923E5" w:rsidDel="002C273A">
          <w:delText xml:space="preserve"> </w:delText>
        </w:r>
        <w:r w:rsidR="00F22DD6" w:rsidDel="002C273A">
          <w:delText>will be non-zero</w:delText>
        </w:r>
        <w:r w:rsidR="00C923E5" w:rsidDel="002C273A">
          <w:delText>.</w:delText>
        </w:r>
      </w:del>
    </w:p>
    <w:p w:rsidR="009572C5" w:rsidDel="002C273A" w:rsidRDefault="009572C5">
      <w:pPr>
        <w:pStyle w:val="Heading3"/>
        <w:rPr>
          <w:del w:id="1122" w:author="Valentin Dimitrov" w:date="2017-07-11T12:32:00Z"/>
        </w:rPr>
        <w:pPrChange w:id="1123" w:author="Valentin Dimitrov" w:date="2017-07-11T12:32:00Z">
          <w:pPr/>
        </w:pPrChange>
      </w:pPr>
      <w:del w:id="1124" w:author="Valentin Dimitrov" w:date="2017-07-11T12:32:00Z">
        <w:r w:rsidDel="002C273A">
          <w:delText xml:space="preserve">The </w:delText>
        </w:r>
        <w:r w:rsidRPr="00BA1772" w:rsidDel="002C273A">
          <w:rPr>
            <w:b w:val="0"/>
          </w:rPr>
          <w:delText>output</w:delText>
        </w:r>
        <w:r w:rsidDel="002C273A">
          <w:delText xml:space="preserve"> depends on the equation:</w:delText>
        </w:r>
      </w:del>
    </w:p>
    <w:p w:rsidR="009572C5" w:rsidDel="002C273A" w:rsidRDefault="009572C5">
      <w:pPr>
        <w:pStyle w:val="Heading3"/>
        <w:rPr>
          <w:del w:id="1125" w:author="Valentin Dimitrov" w:date="2017-07-11T12:32:00Z"/>
        </w:rPr>
        <w:pPrChange w:id="1126" w:author="Valentin Dimitrov" w:date="2017-07-11T12:32:00Z">
          <w:pPr>
            <w:pStyle w:val="ListParagraph"/>
            <w:numPr>
              <w:numId w:val="25"/>
            </w:numPr>
            <w:ind w:left="771" w:hanging="360"/>
          </w:pPr>
        </w:pPrChange>
      </w:pPr>
      <w:del w:id="1127" w:author="Valentin Dimitrov" w:date="2017-07-11T12:32:00Z">
        <w:r w:rsidDel="002C273A">
          <w:delText xml:space="preserve">It holds two numbers </w:delText>
        </w:r>
        <w:r w:rsidRPr="009572C5" w:rsidDel="002C273A">
          <w:rPr>
            <w:rStyle w:val="CodeChar"/>
          </w:rPr>
          <w:delText>x</w:delText>
        </w:r>
        <w:r w:rsidRPr="009572C5" w:rsidDel="002C273A">
          <w:rPr>
            <w:rStyle w:val="CodeChar"/>
            <w:vertAlign w:val="subscript"/>
          </w:rPr>
          <w:delText>1</w:delText>
        </w:r>
        <w:r w:rsidDel="002C273A">
          <w:delText xml:space="preserve"> and </w:delText>
        </w:r>
        <w:r w:rsidRPr="009572C5" w:rsidDel="002C273A">
          <w:rPr>
            <w:rStyle w:val="CodeChar"/>
          </w:rPr>
          <w:delText>x</w:delText>
        </w:r>
        <w:r w:rsidRPr="009572C5" w:rsidDel="002C273A">
          <w:rPr>
            <w:rStyle w:val="CodeChar"/>
            <w:vertAlign w:val="subscript"/>
          </w:rPr>
          <w:delText>2</w:delText>
        </w:r>
        <w:r w:rsidDel="002C273A">
          <w:delText xml:space="preserve"> if the equation has two different solutions (roots): </w:delText>
        </w:r>
        <w:r w:rsidRPr="009572C5" w:rsidDel="002C273A">
          <w:rPr>
            <w:rStyle w:val="CodeChar"/>
          </w:rPr>
          <w:delText>x</w:delText>
        </w:r>
        <w:r w:rsidRPr="009572C5" w:rsidDel="002C273A">
          <w:rPr>
            <w:rStyle w:val="CodeChar"/>
            <w:vertAlign w:val="subscript"/>
          </w:rPr>
          <w:delText>1</w:delText>
        </w:r>
        <w:r w:rsidDel="002C273A">
          <w:delText xml:space="preserve"> and </w:delText>
        </w:r>
        <w:r w:rsidRPr="009572C5" w:rsidDel="002C273A">
          <w:rPr>
            <w:rStyle w:val="CodeChar"/>
          </w:rPr>
          <w:delText>x</w:delText>
        </w:r>
        <w:r w:rsidRPr="009572C5" w:rsidDel="002C273A">
          <w:rPr>
            <w:rStyle w:val="CodeChar"/>
            <w:vertAlign w:val="subscript"/>
          </w:rPr>
          <w:delText>2</w:delText>
        </w:r>
        <w:r w:rsidR="00DB6576" w:rsidDel="002C273A">
          <w:delText>.</w:delText>
        </w:r>
      </w:del>
    </w:p>
    <w:p w:rsidR="008E0567" w:rsidDel="002C273A" w:rsidRDefault="008E0567">
      <w:pPr>
        <w:pStyle w:val="Heading3"/>
        <w:rPr>
          <w:del w:id="1128" w:author="Valentin Dimitrov" w:date="2017-07-11T12:32:00Z"/>
        </w:rPr>
        <w:pPrChange w:id="1129" w:author="Valentin Dimitrov" w:date="2017-07-11T12:32:00Z">
          <w:pPr>
            <w:pStyle w:val="ListParagraph"/>
            <w:numPr>
              <w:ilvl w:val="1"/>
              <w:numId w:val="25"/>
            </w:numPr>
            <w:ind w:left="1491" w:hanging="360"/>
          </w:pPr>
        </w:pPrChange>
      </w:pPr>
      <w:del w:id="1130" w:author="Valentin Dimitrov" w:date="2017-07-11T12:32:00Z">
        <w:r w:rsidDel="002C273A">
          <w:delText>First print the smaller root, then the greater.</w:delText>
        </w:r>
      </w:del>
    </w:p>
    <w:p w:rsidR="009572C5" w:rsidDel="002C273A" w:rsidRDefault="009572C5">
      <w:pPr>
        <w:pStyle w:val="Heading3"/>
        <w:rPr>
          <w:del w:id="1131" w:author="Valentin Dimitrov" w:date="2017-07-11T12:32:00Z"/>
        </w:rPr>
        <w:pPrChange w:id="1132" w:author="Valentin Dimitrov" w:date="2017-07-11T12:32:00Z">
          <w:pPr>
            <w:pStyle w:val="ListParagraph"/>
            <w:numPr>
              <w:numId w:val="25"/>
            </w:numPr>
            <w:ind w:left="771" w:hanging="360"/>
          </w:pPr>
        </w:pPrChange>
      </w:pPr>
      <w:del w:id="1133" w:author="Valentin Dimitrov" w:date="2017-07-11T12:32:00Z">
        <w:r w:rsidDel="002C273A">
          <w:delText xml:space="preserve">It holds a single number </w:delText>
        </w:r>
        <w:r w:rsidRPr="009572C5" w:rsidDel="002C273A">
          <w:rPr>
            <w:rStyle w:val="CodeChar"/>
          </w:rPr>
          <w:delText>x</w:delText>
        </w:r>
        <w:r w:rsidDel="002C273A">
          <w:delText xml:space="preserve"> if the equation has only one solution (root): </w:delText>
        </w:r>
        <w:r w:rsidRPr="009572C5" w:rsidDel="002C273A">
          <w:rPr>
            <w:rStyle w:val="CodeChar"/>
          </w:rPr>
          <w:delText>x</w:delText>
        </w:r>
        <w:r w:rsidDel="002C273A">
          <w:delText>.</w:delText>
        </w:r>
      </w:del>
    </w:p>
    <w:p w:rsidR="00C923E5" w:rsidDel="002C273A" w:rsidRDefault="009572C5">
      <w:pPr>
        <w:pStyle w:val="Heading3"/>
        <w:rPr>
          <w:del w:id="1134" w:author="Valentin Dimitrov" w:date="2017-07-11T12:32:00Z"/>
        </w:rPr>
        <w:pPrChange w:id="1135" w:author="Valentin Dimitrov" w:date="2017-07-11T12:32:00Z">
          <w:pPr>
            <w:pStyle w:val="ListParagraph"/>
            <w:numPr>
              <w:numId w:val="25"/>
            </w:numPr>
            <w:ind w:left="771" w:hanging="360"/>
          </w:pPr>
        </w:pPrChange>
      </w:pPr>
      <w:del w:id="1136" w:author="Valentin Dimitrov" w:date="2017-07-11T12:32:00Z">
        <w:r w:rsidDel="002C273A">
          <w:delText>It holds the text “</w:delText>
        </w:r>
        <w:r w:rsidRPr="00C923E5" w:rsidDel="002C273A">
          <w:rPr>
            <w:rStyle w:val="CodeChar"/>
          </w:rPr>
          <w:delText>No</w:delText>
        </w:r>
        <w:r w:rsidDel="002C273A">
          <w:delText>” if the equation has no solutions (no real roots).</w:delText>
        </w:r>
      </w:del>
    </w:p>
    <w:p w:rsidR="009572C5" w:rsidDel="002C273A" w:rsidRDefault="009572C5">
      <w:pPr>
        <w:pStyle w:val="Heading3"/>
        <w:rPr>
          <w:del w:id="1137" w:author="Valentin Dimitrov" w:date="2017-07-11T12:32:00Z"/>
        </w:rPr>
      </w:pPr>
      <w:del w:id="1138" w:author="Valentin Dimitrov" w:date="2017-07-11T12:32:00Z">
        <w:r w:rsidDel="002C273A">
          <w:delText>Examples</w:delText>
        </w:r>
      </w:del>
    </w:p>
    <w:tbl>
      <w:tblPr>
        <w:tblStyle w:val="TableGrid"/>
        <w:tblW w:w="10396" w:type="dxa"/>
        <w:tblInd w:w="23" w:type="dxa"/>
        <w:tblLayout w:type="fixed"/>
        <w:tblCellMar>
          <w:top w:w="57" w:type="dxa"/>
          <w:left w:w="85" w:type="dxa"/>
          <w:bottom w:w="57" w:type="dxa"/>
          <w:right w:w="85" w:type="dxa"/>
        </w:tblCellMar>
        <w:tblLook w:val="04A0" w:firstRow="1" w:lastRow="0" w:firstColumn="1" w:lastColumn="0" w:noHBand="0" w:noVBand="1"/>
      </w:tblPr>
      <w:tblGrid>
        <w:gridCol w:w="845"/>
        <w:gridCol w:w="1024"/>
        <w:gridCol w:w="8527"/>
      </w:tblGrid>
      <w:tr w:rsidR="006014B1" w:rsidRPr="00603773" w:rsidDel="002C273A" w:rsidTr="00911C8B">
        <w:trPr>
          <w:del w:id="1139" w:author="Valentin Dimitrov" w:date="2017-07-11T12:32:00Z"/>
        </w:trPr>
        <w:tc>
          <w:tcPr>
            <w:tcW w:w="845" w:type="dxa"/>
            <w:shd w:val="clear" w:color="auto" w:fill="D9D9D9" w:themeFill="background1" w:themeFillShade="D9"/>
          </w:tcPr>
          <w:p w:rsidR="006014B1" w:rsidRPr="00603773" w:rsidDel="002C273A" w:rsidRDefault="006014B1">
            <w:pPr>
              <w:pStyle w:val="Heading3"/>
              <w:rPr>
                <w:del w:id="1140" w:author="Valentin Dimitrov" w:date="2017-07-11T12:32:00Z"/>
              </w:rPr>
              <w:pPrChange w:id="1141" w:author="Valentin Dimitrov" w:date="2017-07-11T12:32:00Z">
                <w:pPr>
                  <w:spacing w:before="0" w:after="0"/>
                  <w:jc w:val="center"/>
                </w:pPr>
              </w:pPrChange>
            </w:pPr>
            <w:del w:id="1142" w:author="Valentin Dimitrov" w:date="2017-07-11T12:32:00Z">
              <w:r w:rsidRPr="00603773" w:rsidDel="002C273A">
                <w:rPr>
                  <w:b w:val="0"/>
                </w:rPr>
                <w:delText>Input</w:delText>
              </w:r>
            </w:del>
          </w:p>
        </w:tc>
        <w:tc>
          <w:tcPr>
            <w:tcW w:w="1024" w:type="dxa"/>
            <w:shd w:val="clear" w:color="auto" w:fill="D9D9D9" w:themeFill="background1" w:themeFillShade="D9"/>
          </w:tcPr>
          <w:p w:rsidR="006014B1" w:rsidRPr="00603773" w:rsidDel="002C273A" w:rsidRDefault="006014B1">
            <w:pPr>
              <w:pStyle w:val="Heading3"/>
              <w:rPr>
                <w:del w:id="1143" w:author="Valentin Dimitrov" w:date="2017-07-11T12:32:00Z"/>
              </w:rPr>
              <w:pPrChange w:id="1144" w:author="Valentin Dimitrov" w:date="2017-07-11T12:32:00Z">
                <w:pPr>
                  <w:spacing w:before="0" w:after="0"/>
                  <w:jc w:val="center"/>
                </w:pPr>
              </w:pPrChange>
            </w:pPr>
            <w:del w:id="1145" w:author="Valentin Dimitrov" w:date="2017-07-11T12:32:00Z">
              <w:r w:rsidRPr="00603773" w:rsidDel="002C273A">
                <w:rPr>
                  <w:b w:val="0"/>
                </w:rPr>
                <w:delText>Output</w:delText>
              </w:r>
            </w:del>
          </w:p>
        </w:tc>
        <w:tc>
          <w:tcPr>
            <w:tcW w:w="8527" w:type="dxa"/>
            <w:shd w:val="clear" w:color="auto" w:fill="D9D9D9" w:themeFill="background1" w:themeFillShade="D9"/>
          </w:tcPr>
          <w:p w:rsidR="006014B1" w:rsidRPr="00603773" w:rsidDel="002C273A" w:rsidRDefault="006014B1">
            <w:pPr>
              <w:pStyle w:val="Heading3"/>
              <w:rPr>
                <w:del w:id="1146" w:author="Valentin Dimitrov" w:date="2017-07-11T12:32:00Z"/>
              </w:rPr>
              <w:pPrChange w:id="1147" w:author="Valentin Dimitrov" w:date="2017-07-11T12:32:00Z">
                <w:pPr>
                  <w:spacing w:before="0" w:after="0"/>
                  <w:jc w:val="center"/>
                </w:pPr>
              </w:pPrChange>
            </w:pPr>
            <w:del w:id="1148" w:author="Valentin Dimitrov" w:date="2017-07-11T12:32:00Z">
              <w:r w:rsidDel="002C273A">
                <w:rPr>
                  <w:b w:val="0"/>
                </w:rPr>
                <w:delText>Comments</w:delText>
              </w:r>
            </w:del>
          </w:p>
        </w:tc>
      </w:tr>
      <w:tr w:rsidR="006014B1" w:rsidRPr="00333D71" w:rsidDel="002C273A" w:rsidTr="00911C8B">
        <w:trPr>
          <w:del w:id="1149" w:author="Valentin Dimitrov" w:date="2017-07-11T12:32:00Z"/>
        </w:trPr>
        <w:tc>
          <w:tcPr>
            <w:tcW w:w="845" w:type="dxa"/>
          </w:tcPr>
          <w:p w:rsidR="006014B1" w:rsidDel="002C273A" w:rsidRDefault="006014B1">
            <w:pPr>
              <w:pStyle w:val="Heading3"/>
              <w:rPr>
                <w:del w:id="1150" w:author="Valentin Dimitrov" w:date="2017-07-11T12:32:00Z"/>
                <w:noProof/>
              </w:rPr>
              <w:pPrChange w:id="1151" w:author="Valentin Dimitrov" w:date="2017-07-11T12:32:00Z">
                <w:pPr>
                  <w:spacing w:before="0" w:after="0"/>
                </w:pPr>
              </w:pPrChange>
            </w:pPr>
            <w:del w:id="1152" w:author="Valentin Dimitrov" w:date="2017-07-11T12:32:00Z">
              <w:r w:rsidDel="002C273A">
                <w:rPr>
                  <w:noProof/>
                </w:rPr>
                <w:delText>6</w:delText>
              </w:r>
            </w:del>
          </w:p>
          <w:p w:rsidR="006014B1" w:rsidDel="002C273A" w:rsidRDefault="006014B1">
            <w:pPr>
              <w:pStyle w:val="Heading3"/>
              <w:rPr>
                <w:del w:id="1153" w:author="Valentin Dimitrov" w:date="2017-07-11T12:32:00Z"/>
                <w:noProof/>
              </w:rPr>
              <w:pPrChange w:id="1154" w:author="Valentin Dimitrov" w:date="2017-07-11T12:32:00Z">
                <w:pPr>
                  <w:spacing w:before="0" w:after="0"/>
                </w:pPr>
              </w:pPrChange>
            </w:pPr>
            <w:del w:id="1155" w:author="Valentin Dimitrov" w:date="2017-07-11T12:32:00Z">
              <w:r w:rsidDel="002C273A">
                <w:rPr>
                  <w:noProof/>
                </w:rPr>
                <w:delText>11</w:delText>
              </w:r>
            </w:del>
          </w:p>
          <w:p w:rsidR="006014B1" w:rsidRPr="00333D71" w:rsidDel="002C273A" w:rsidRDefault="006014B1">
            <w:pPr>
              <w:pStyle w:val="Heading3"/>
              <w:rPr>
                <w:del w:id="1156" w:author="Valentin Dimitrov" w:date="2017-07-11T12:32:00Z"/>
                <w:noProof/>
              </w:rPr>
              <w:pPrChange w:id="1157" w:author="Valentin Dimitrov" w:date="2017-07-11T12:32:00Z">
                <w:pPr>
                  <w:spacing w:before="0" w:after="0"/>
                </w:pPr>
              </w:pPrChange>
            </w:pPr>
            <w:del w:id="1158" w:author="Valentin Dimitrov" w:date="2017-07-11T12:32:00Z">
              <w:r w:rsidDel="002C273A">
                <w:rPr>
                  <w:noProof/>
                </w:rPr>
                <w:delText>-35</w:delText>
              </w:r>
            </w:del>
          </w:p>
        </w:tc>
        <w:tc>
          <w:tcPr>
            <w:tcW w:w="1024" w:type="dxa"/>
          </w:tcPr>
          <w:p w:rsidR="006014B1" w:rsidDel="002C273A" w:rsidRDefault="006014B1">
            <w:pPr>
              <w:pStyle w:val="Heading3"/>
              <w:rPr>
                <w:del w:id="1159" w:author="Valentin Dimitrov" w:date="2017-07-11T12:32:00Z"/>
                <w:bCs/>
                <w:noProof/>
              </w:rPr>
              <w:pPrChange w:id="1160" w:author="Valentin Dimitrov" w:date="2017-07-11T12:32:00Z">
                <w:pPr>
                  <w:spacing w:before="0" w:after="0"/>
                </w:pPr>
              </w:pPrChange>
            </w:pPr>
            <w:del w:id="1161" w:author="Valentin Dimitrov" w:date="2017-07-11T12:32:00Z">
              <w:r w:rsidDel="002C273A">
                <w:rPr>
                  <w:bCs/>
                  <w:noProof/>
                </w:rPr>
                <w:delText>-3.5</w:delText>
              </w:r>
            </w:del>
          </w:p>
          <w:p w:rsidR="006014B1" w:rsidDel="002C273A" w:rsidRDefault="006014B1">
            <w:pPr>
              <w:pStyle w:val="Heading3"/>
              <w:rPr>
                <w:del w:id="1162" w:author="Valentin Dimitrov" w:date="2017-07-11T12:32:00Z"/>
                <w:bCs/>
                <w:noProof/>
              </w:rPr>
              <w:pPrChange w:id="1163" w:author="Valentin Dimitrov" w:date="2017-07-11T12:32:00Z">
                <w:pPr>
                  <w:spacing w:before="0" w:after="0"/>
                </w:pPr>
              </w:pPrChange>
            </w:pPr>
            <w:del w:id="1164" w:author="Valentin Dimitrov" w:date="2017-07-11T12:32:00Z">
              <w:r w:rsidDel="002C273A">
                <w:rPr>
                  <w:bCs/>
                  <w:noProof/>
                </w:rPr>
                <w:delText>1.66667</w:delText>
              </w:r>
            </w:del>
          </w:p>
          <w:p w:rsidR="006014B1" w:rsidRPr="00333D71" w:rsidDel="002C273A" w:rsidRDefault="006014B1">
            <w:pPr>
              <w:pStyle w:val="Heading3"/>
              <w:rPr>
                <w:del w:id="1165" w:author="Valentin Dimitrov" w:date="2017-07-11T12:32:00Z"/>
                <w:bCs/>
                <w:noProof/>
              </w:rPr>
              <w:pPrChange w:id="1166" w:author="Valentin Dimitrov" w:date="2017-07-11T12:32:00Z">
                <w:pPr>
                  <w:spacing w:before="0" w:after="0"/>
                </w:pPr>
              </w:pPrChange>
            </w:pPr>
          </w:p>
        </w:tc>
        <w:tc>
          <w:tcPr>
            <w:tcW w:w="8527" w:type="dxa"/>
          </w:tcPr>
          <w:p w:rsidR="006014B1" w:rsidDel="002C273A" w:rsidRDefault="006014B1">
            <w:pPr>
              <w:pStyle w:val="Heading3"/>
              <w:rPr>
                <w:del w:id="1167" w:author="Valentin Dimitrov" w:date="2017-07-11T12:32:00Z"/>
                <w:bCs/>
                <w:shd w:val="clear" w:color="auto" w:fill="FFFFFF"/>
              </w:rPr>
              <w:pPrChange w:id="1168" w:author="Valentin Dimitrov" w:date="2017-07-11T12:32:00Z">
                <w:pPr>
                  <w:spacing w:before="0" w:after="0"/>
                </w:pPr>
              </w:pPrChange>
            </w:pPr>
            <w:del w:id="1169" w:author="Valentin Dimitrov" w:date="2017-07-11T12:32:00Z">
              <w:r w:rsidDel="002C273A">
                <w:rPr>
                  <w:bCs/>
                  <w:shd w:val="clear" w:color="auto" w:fill="FFFFFF"/>
                </w:rPr>
                <w:delText xml:space="preserve">The equation is: </w:delText>
              </w:r>
              <w:r w:rsidRPr="006014B1" w:rsidDel="002C273A">
                <w:rPr>
                  <w:bCs/>
                  <w:shd w:val="clear" w:color="auto" w:fill="FFFFFF"/>
                </w:rPr>
                <w:delText>6</w:delText>
              </w:r>
              <w:r w:rsidRPr="006014B1" w:rsidDel="002C273A">
                <w:rPr>
                  <w:bCs/>
                  <w:i/>
                  <w:iCs/>
                  <w:shd w:val="clear" w:color="auto" w:fill="FFFFFF"/>
                </w:rPr>
                <w:delText>x</w:delText>
              </w:r>
              <w:r w:rsidRPr="006014B1" w:rsidDel="002C273A">
                <w:rPr>
                  <w:bCs/>
                  <w:shd w:val="clear" w:color="auto" w:fill="FFFFFF"/>
                  <w:vertAlign w:val="superscript"/>
                </w:rPr>
                <w:delText>2</w:delText>
              </w:r>
              <w:r w:rsidRPr="006014B1" w:rsidDel="002C273A">
                <w:rPr>
                  <w:rStyle w:val="apple-converted-space"/>
                  <w:bCs/>
                  <w:shd w:val="clear" w:color="auto" w:fill="FFFFFF"/>
                </w:rPr>
                <w:delText> </w:delText>
              </w:r>
              <w:r w:rsidRPr="006014B1" w:rsidDel="002C273A">
                <w:rPr>
                  <w:bCs/>
                  <w:shd w:val="clear" w:color="auto" w:fill="FFFFFF"/>
                </w:rPr>
                <w:delText>+</w:delText>
              </w:r>
              <w:r w:rsidRPr="006014B1" w:rsidDel="002C273A">
                <w:rPr>
                  <w:rStyle w:val="apple-converted-space"/>
                  <w:bCs/>
                  <w:shd w:val="clear" w:color="auto" w:fill="FFFFFF"/>
                </w:rPr>
                <w:delText> </w:delText>
              </w:r>
              <w:r w:rsidRPr="006014B1" w:rsidDel="002C273A">
                <w:rPr>
                  <w:bCs/>
                  <w:shd w:val="clear" w:color="auto" w:fill="FFFFFF"/>
                </w:rPr>
                <w:delText>11</w:delText>
              </w:r>
              <w:r w:rsidRPr="006014B1" w:rsidDel="002C273A">
                <w:rPr>
                  <w:bCs/>
                  <w:i/>
                  <w:iCs/>
                  <w:shd w:val="clear" w:color="auto" w:fill="FFFFFF"/>
                </w:rPr>
                <w:delText>x</w:delText>
              </w:r>
              <w:r w:rsidRPr="006014B1" w:rsidDel="002C273A">
                <w:rPr>
                  <w:rStyle w:val="apple-converted-space"/>
                  <w:bCs/>
                  <w:shd w:val="clear" w:color="auto" w:fill="FFFFFF"/>
                </w:rPr>
                <w:delText> </w:delText>
              </w:r>
              <w:r w:rsidRPr="006014B1" w:rsidDel="002C273A">
                <w:rPr>
                  <w:bCs/>
                  <w:shd w:val="clear" w:color="auto" w:fill="FFFFFF"/>
                </w:rPr>
                <w:delText>- 35 = 0</w:delText>
              </w:r>
              <w:r w:rsidDel="002C273A">
                <w:rPr>
                  <w:bCs/>
                  <w:shd w:val="clear" w:color="auto" w:fill="FFFFFF"/>
                </w:rPr>
                <w:delText xml:space="preserve"> </w:delText>
              </w:r>
              <w:r w:rsidRPr="006014B1" w:rsidDel="002C273A">
                <w:rPr>
                  <w:bCs/>
                  <w:shd w:val="clear" w:color="auto" w:fill="FFFFFF"/>
                </w:rPr>
                <w:sym w:font="Wingdings" w:char="F0E0"/>
              </w:r>
              <w:r w:rsidDel="002C273A">
                <w:rPr>
                  <w:bCs/>
                  <w:shd w:val="clear" w:color="auto" w:fill="FFFFFF"/>
                </w:rPr>
                <w:delText xml:space="preserve"> </w:delText>
              </w:r>
              <w:r w:rsidRPr="006014B1" w:rsidDel="002C273A">
                <w:rPr>
                  <w:bCs/>
                  <w:i/>
                  <w:shd w:val="clear" w:color="auto" w:fill="FFFFFF"/>
                </w:rPr>
                <w:delText>a</w:delText>
              </w:r>
              <w:r w:rsidDel="002C273A">
                <w:rPr>
                  <w:bCs/>
                  <w:shd w:val="clear" w:color="auto" w:fill="FFFFFF"/>
                </w:rPr>
                <w:delText xml:space="preserve"> = 6; </w:delText>
              </w:r>
              <w:r w:rsidRPr="006014B1" w:rsidDel="002C273A">
                <w:rPr>
                  <w:bCs/>
                  <w:i/>
                  <w:shd w:val="clear" w:color="auto" w:fill="FFFFFF"/>
                </w:rPr>
                <w:delText>b</w:delText>
              </w:r>
              <w:r w:rsidDel="002C273A">
                <w:rPr>
                  <w:bCs/>
                  <w:shd w:val="clear" w:color="auto" w:fill="FFFFFF"/>
                </w:rPr>
                <w:delText xml:space="preserve"> = 11; </w:delText>
              </w:r>
              <w:r w:rsidRPr="006014B1" w:rsidDel="002C273A">
                <w:rPr>
                  <w:bCs/>
                  <w:i/>
                  <w:shd w:val="clear" w:color="auto" w:fill="FFFFFF"/>
                </w:rPr>
                <w:delText>c</w:delText>
              </w:r>
              <w:r w:rsidDel="002C273A">
                <w:rPr>
                  <w:bCs/>
                  <w:shd w:val="clear" w:color="auto" w:fill="FFFFFF"/>
                </w:rPr>
                <w:delText xml:space="preserve"> = -35</w:delText>
              </w:r>
            </w:del>
          </w:p>
          <w:p w:rsidR="006014B1" w:rsidDel="002C273A" w:rsidRDefault="006014B1">
            <w:pPr>
              <w:pStyle w:val="Heading3"/>
              <w:rPr>
                <w:del w:id="1170" w:author="Valentin Dimitrov" w:date="2017-07-11T12:32:00Z"/>
                <w:bCs/>
                <w:shd w:val="clear" w:color="auto" w:fill="FFFFFF"/>
              </w:rPr>
              <w:pPrChange w:id="1171" w:author="Valentin Dimitrov" w:date="2017-07-11T12:32:00Z">
                <w:pPr>
                  <w:spacing w:before="0" w:after="0"/>
                </w:pPr>
              </w:pPrChange>
            </w:pPr>
            <w:del w:id="1172" w:author="Valentin Dimitrov" w:date="2017-07-11T12:32:00Z">
              <w:r w:rsidDel="002C273A">
                <w:rPr>
                  <w:bCs/>
                  <w:shd w:val="clear" w:color="auto" w:fill="FFFFFF"/>
                </w:rPr>
                <w:delText xml:space="preserve">The discriminant is: </w:delText>
              </w:r>
              <w:r w:rsidRPr="006014B1" w:rsidDel="002C273A">
                <w:rPr>
                  <w:bCs/>
                  <w:i/>
                  <w:shd w:val="clear" w:color="auto" w:fill="FFFFFF"/>
                </w:rPr>
                <w:delText>d</w:delText>
              </w:r>
              <w:r w:rsidDel="002C273A">
                <w:rPr>
                  <w:bCs/>
                  <w:shd w:val="clear" w:color="auto" w:fill="FFFFFF"/>
                </w:rPr>
                <w:delText xml:space="preserve"> = </w:delText>
              </w:r>
              <w:r w:rsidRPr="006014B1" w:rsidDel="002C273A">
                <w:rPr>
                  <w:bCs/>
                  <w:i/>
                  <w:shd w:val="clear" w:color="auto" w:fill="FFFFFF"/>
                </w:rPr>
                <w:delText>b</w:delText>
              </w:r>
              <w:r w:rsidRPr="006014B1" w:rsidDel="002C273A">
                <w:rPr>
                  <w:bCs/>
                  <w:shd w:val="clear" w:color="auto" w:fill="FFFFFF"/>
                  <w:vertAlign w:val="superscript"/>
                </w:rPr>
                <w:delText>2</w:delText>
              </w:r>
              <w:r w:rsidDel="002C273A">
                <w:rPr>
                  <w:bCs/>
                  <w:shd w:val="clear" w:color="auto" w:fill="FFFFFF"/>
                </w:rPr>
                <w:delText xml:space="preserve"> - 4*</w:delText>
              </w:r>
              <w:r w:rsidRPr="006014B1" w:rsidDel="002C273A">
                <w:rPr>
                  <w:bCs/>
                  <w:i/>
                  <w:shd w:val="clear" w:color="auto" w:fill="FFFFFF"/>
                </w:rPr>
                <w:delText>a</w:delText>
              </w:r>
              <w:r w:rsidDel="002C273A">
                <w:rPr>
                  <w:bCs/>
                  <w:shd w:val="clear" w:color="auto" w:fill="FFFFFF"/>
                </w:rPr>
                <w:delText>*</w:delText>
              </w:r>
              <w:r w:rsidRPr="006014B1" w:rsidDel="002C273A">
                <w:rPr>
                  <w:bCs/>
                  <w:i/>
                  <w:shd w:val="clear" w:color="auto" w:fill="FFFFFF"/>
                </w:rPr>
                <w:delText>c</w:delText>
              </w:r>
              <w:r w:rsidDel="002C273A">
                <w:rPr>
                  <w:bCs/>
                  <w:shd w:val="clear" w:color="auto" w:fill="FFFFFF"/>
                </w:rPr>
                <w:delText xml:space="preserve"> = 11*11 - 4*6*(-35) =</w:delText>
              </w:r>
              <w:r w:rsidR="00202520" w:rsidDel="002C273A">
                <w:rPr>
                  <w:bCs/>
                  <w:shd w:val="clear" w:color="auto" w:fill="FFFFFF"/>
                </w:rPr>
                <w:delText xml:space="preserve"> 121 +</w:delText>
              </w:r>
              <w:r w:rsidDel="002C273A">
                <w:rPr>
                  <w:bCs/>
                  <w:shd w:val="clear" w:color="auto" w:fill="FFFFFF"/>
                </w:rPr>
                <w:delText xml:space="preserve"> </w:delText>
              </w:r>
              <w:r w:rsidR="00202520" w:rsidDel="002C273A">
                <w:rPr>
                  <w:bCs/>
                  <w:shd w:val="clear" w:color="auto" w:fill="FFFFFF"/>
                </w:rPr>
                <w:delText xml:space="preserve">840 = </w:delText>
              </w:r>
              <w:r w:rsidDel="002C273A">
                <w:rPr>
                  <w:bCs/>
                  <w:shd w:val="clear" w:color="auto" w:fill="FFFFFF"/>
                </w:rPr>
                <w:delText>961</w:delText>
              </w:r>
            </w:del>
          </w:p>
          <w:p w:rsidR="006014B1" w:rsidDel="002C273A" w:rsidRDefault="006014B1">
            <w:pPr>
              <w:pStyle w:val="Heading3"/>
              <w:rPr>
                <w:del w:id="1173" w:author="Valentin Dimitrov" w:date="2017-07-11T12:32:00Z"/>
                <w:bCs/>
                <w:shd w:val="clear" w:color="auto" w:fill="FFFFFF"/>
              </w:rPr>
              <w:pPrChange w:id="1174" w:author="Valentin Dimitrov" w:date="2017-07-11T12:32:00Z">
                <w:pPr>
                  <w:spacing w:before="0" w:after="0"/>
                </w:pPr>
              </w:pPrChange>
            </w:pPr>
            <w:del w:id="1175" w:author="Valentin Dimitrov" w:date="2017-07-11T12:32:00Z">
              <w:r w:rsidDel="002C273A">
                <w:rPr>
                  <w:bCs/>
                  <w:shd w:val="clear" w:color="auto" w:fill="FFFFFF"/>
                </w:rPr>
                <w:delText>We have positive discriminant (</w:delText>
              </w:r>
              <w:r w:rsidRPr="006014B1" w:rsidDel="002C273A">
                <w:rPr>
                  <w:bCs/>
                  <w:i/>
                  <w:shd w:val="clear" w:color="auto" w:fill="FFFFFF"/>
                </w:rPr>
                <w:delText>d</w:delText>
              </w:r>
              <w:r w:rsidDel="002C273A">
                <w:rPr>
                  <w:bCs/>
                  <w:shd w:val="clear" w:color="auto" w:fill="FFFFFF"/>
                </w:rPr>
                <w:delText xml:space="preserve"> &gt; 0), so the equation has two real roots:</w:delText>
              </w:r>
            </w:del>
          </w:p>
          <w:p w:rsidR="006014B1" w:rsidDel="002C273A" w:rsidRDefault="006014B1">
            <w:pPr>
              <w:pStyle w:val="Heading3"/>
              <w:rPr>
                <w:del w:id="1176" w:author="Valentin Dimitrov" w:date="2017-07-11T12:32:00Z"/>
                <w:bCs/>
                <w:noProof/>
              </w:rPr>
              <w:pPrChange w:id="1177" w:author="Valentin Dimitrov" w:date="2017-07-11T12:32:00Z">
                <w:pPr>
                  <w:pStyle w:val="ListParagraph"/>
                  <w:numPr>
                    <w:numId w:val="26"/>
                  </w:numPr>
                  <w:spacing w:before="0" w:after="0"/>
                  <w:ind w:hanging="360"/>
                </w:pPr>
              </w:pPrChange>
            </w:pPr>
            <w:del w:id="1178" w:author="Valentin Dimitrov" w:date="2017-07-11T12:32:00Z">
              <w:r w:rsidDel="002C273A">
                <w:rPr>
                  <w:bCs/>
                  <w:noProof/>
                </w:rPr>
                <w:delText>x</w:delText>
              </w:r>
              <w:r w:rsidRPr="006014B1" w:rsidDel="002C273A">
                <w:rPr>
                  <w:bCs/>
                  <w:noProof/>
                  <w:vertAlign w:val="subscript"/>
                </w:rPr>
                <w:delText>1</w:delText>
              </w:r>
              <w:r w:rsidDel="002C273A">
                <w:rPr>
                  <w:bCs/>
                  <w:noProof/>
                </w:rPr>
                <w:delText xml:space="preserve"> = (-</w:delText>
              </w:r>
              <w:r w:rsidRPr="006014B1" w:rsidDel="002C273A">
                <w:rPr>
                  <w:bCs/>
                  <w:i/>
                  <w:noProof/>
                </w:rPr>
                <w:delText>b</w:delText>
              </w:r>
              <w:r w:rsidDel="002C273A">
                <w:rPr>
                  <w:bCs/>
                  <w:noProof/>
                </w:rPr>
                <w:delText xml:space="preserve"> + </w:delText>
              </w:r>
              <w:r w:rsidDel="002C273A">
                <w:rPr>
                  <w:rFonts w:ascii="Arial" w:hAnsi="Arial" w:cs="Arial"/>
                  <w:color w:val="545454"/>
                  <w:shd w:val="clear" w:color="auto" w:fill="FFFFFF"/>
                </w:rPr>
                <w:delText>√</w:delText>
              </w:r>
              <w:r w:rsidRPr="006014B1" w:rsidDel="002C273A">
                <w:rPr>
                  <w:bCs/>
                  <w:i/>
                  <w:noProof/>
                </w:rPr>
                <w:delText>d</w:delText>
              </w:r>
              <w:r w:rsidRPr="006014B1" w:rsidDel="002C273A">
                <w:rPr>
                  <w:bCs/>
                  <w:noProof/>
                </w:rPr>
                <w:delText>)</w:delText>
              </w:r>
              <w:r w:rsidDel="002C273A">
                <w:rPr>
                  <w:bCs/>
                  <w:noProof/>
                </w:rPr>
                <w:delText xml:space="preserve"> / (2*</w:delText>
              </w:r>
              <w:r w:rsidRPr="006014B1" w:rsidDel="002C273A">
                <w:rPr>
                  <w:bCs/>
                  <w:i/>
                  <w:noProof/>
                </w:rPr>
                <w:delText>a</w:delText>
              </w:r>
              <w:r w:rsidDel="002C273A">
                <w:rPr>
                  <w:bCs/>
                  <w:noProof/>
                </w:rPr>
                <w:delText xml:space="preserve">) = </w:delText>
              </w:r>
              <w:r w:rsidR="00C917B8" w:rsidDel="002C273A">
                <w:rPr>
                  <w:bCs/>
                  <w:noProof/>
                </w:rPr>
                <w:delText xml:space="preserve">(-11 + 31) / 12 = 20/12 = 5/3 ≈ </w:delText>
              </w:r>
              <w:r w:rsidR="00C917B8" w:rsidRPr="00C917B8" w:rsidDel="002C273A">
                <w:rPr>
                  <w:bCs/>
                  <w:noProof/>
                </w:rPr>
                <w:delText>1.66667</w:delText>
              </w:r>
            </w:del>
          </w:p>
          <w:p w:rsidR="00C917B8" w:rsidDel="002C273A" w:rsidRDefault="00C917B8">
            <w:pPr>
              <w:pStyle w:val="Heading3"/>
              <w:rPr>
                <w:del w:id="1179" w:author="Valentin Dimitrov" w:date="2017-07-11T12:32:00Z"/>
                <w:bCs/>
                <w:noProof/>
              </w:rPr>
              <w:pPrChange w:id="1180" w:author="Valentin Dimitrov" w:date="2017-07-11T12:32:00Z">
                <w:pPr>
                  <w:pStyle w:val="ListParagraph"/>
                  <w:numPr>
                    <w:numId w:val="26"/>
                  </w:numPr>
                  <w:spacing w:before="0" w:after="0"/>
                  <w:ind w:hanging="360"/>
                </w:pPr>
              </w:pPrChange>
            </w:pPr>
            <w:del w:id="1181" w:author="Valentin Dimitrov" w:date="2017-07-11T12:32:00Z">
              <w:r w:rsidDel="002C273A">
                <w:rPr>
                  <w:bCs/>
                  <w:noProof/>
                </w:rPr>
                <w:delText>x</w:delText>
              </w:r>
              <w:r w:rsidDel="002C273A">
                <w:rPr>
                  <w:bCs/>
                  <w:noProof/>
                  <w:vertAlign w:val="subscript"/>
                </w:rPr>
                <w:delText>2</w:delText>
              </w:r>
              <w:r w:rsidDel="002C273A">
                <w:rPr>
                  <w:bCs/>
                  <w:noProof/>
                </w:rPr>
                <w:delText xml:space="preserve"> = (-</w:delText>
              </w:r>
              <w:r w:rsidRPr="006014B1" w:rsidDel="002C273A">
                <w:rPr>
                  <w:bCs/>
                  <w:i/>
                  <w:noProof/>
                </w:rPr>
                <w:delText>b</w:delText>
              </w:r>
              <w:r w:rsidDel="002C273A">
                <w:rPr>
                  <w:bCs/>
                  <w:noProof/>
                </w:rPr>
                <w:delText xml:space="preserve"> - </w:delText>
              </w:r>
              <w:r w:rsidDel="002C273A">
                <w:rPr>
                  <w:rFonts w:ascii="Arial" w:hAnsi="Arial" w:cs="Arial"/>
                  <w:color w:val="545454"/>
                  <w:shd w:val="clear" w:color="auto" w:fill="FFFFFF"/>
                </w:rPr>
                <w:delText>√</w:delText>
              </w:r>
              <w:r w:rsidRPr="006014B1" w:rsidDel="002C273A">
                <w:rPr>
                  <w:bCs/>
                  <w:i/>
                  <w:noProof/>
                </w:rPr>
                <w:delText>d</w:delText>
              </w:r>
              <w:r w:rsidRPr="006014B1" w:rsidDel="002C273A">
                <w:rPr>
                  <w:bCs/>
                  <w:noProof/>
                </w:rPr>
                <w:delText>)</w:delText>
              </w:r>
              <w:r w:rsidDel="002C273A">
                <w:rPr>
                  <w:bCs/>
                  <w:noProof/>
                </w:rPr>
                <w:delText xml:space="preserve"> / (2*</w:delText>
              </w:r>
              <w:r w:rsidRPr="006014B1" w:rsidDel="002C273A">
                <w:rPr>
                  <w:bCs/>
                  <w:i/>
                  <w:noProof/>
                </w:rPr>
                <w:delText>a</w:delText>
              </w:r>
              <w:r w:rsidDel="002C273A">
                <w:rPr>
                  <w:bCs/>
                  <w:noProof/>
                </w:rPr>
                <w:delText>) = (-11 - 31) / 12 = -42/12 = -7/2 = -3.5</w:delText>
              </w:r>
            </w:del>
          </w:p>
          <w:p w:rsidR="005B2348" w:rsidDel="002C273A" w:rsidRDefault="00C917B8">
            <w:pPr>
              <w:pStyle w:val="Heading3"/>
              <w:rPr>
                <w:del w:id="1182" w:author="Valentin Dimitrov" w:date="2017-07-11T12:32:00Z"/>
                <w:bCs/>
                <w:noProof/>
              </w:rPr>
              <w:pPrChange w:id="1183" w:author="Valentin Dimitrov" w:date="2017-07-11T12:32:00Z">
                <w:pPr>
                  <w:spacing w:before="0" w:after="0"/>
                </w:pPr>
              </w:pPrChange>
            </w:pPr>
            <w:del w:id="1184" w:author="Valentin Dimitrov" w:date="2017-07-11T12:32:00Z">
              <w:r w:rsidDel="002C273A">
                <w:rPr>
                  <w:bCs/>
                  <w:noProof/>
                </w:rPr>
                <w:delText xml:space="preserve">The </w:delText>
              </w:r>
              <w:r w:rsidR="00202520" w:rsidDel="002C273A">
                <w:rPr>
                  <w:bCs/>
                  <w:noProof/>
                </w:rPr>
                <w:delText xml:space="preserve">output </w:delText>
              </w:r>
              <w:r w:rsidR="005B2348" w:rsidDel="002C273A">
                <w:rPr>
                  <w:bCs/>
                  <w:noProof/>
                </w:rPr>
                <w:delText>consists of</w:delText>
              </w:r>
              <w:r w:rsidR="00202520" w:rsidDel="002C273A">
                <w:rPr>
                  <w:bCs/>
                  <w:noProof/>
                </w:rPr>
                <w:delText xml:space="preserve"> two lines:</w:delText>
              </w:r>
            </w:del>
          </w:p>
          <w:p w:rsidR="005B2348" w:rsidDel="002C273A" w:rsidRDefault="00C917B8">
            <w:pPr>
              <w:pStyle w:val="Heading3"/>
              <w:rPr>
                <w:del w:id="1185" w:author="Valentin Dimitrov" w:date="2017-07-11T12:32:00Z"/>
                <w:bCs/>
                <w:noProof/>
              </w:rPr>
              <w:pPrChange w:id="1186" w:author="Valentin Dimitrov" w:date="2017-07-11T12:32:00Z">
                <w:pPr>
                  <w:pStyle w:val="ListParagraph"/>
                  <w:numPr>
                    <w:numId w:val="27"/>
                  </w:numPr>
                  <w:spacing w:before="0" w:after="0"/>
                  <w:ind w:left="771" w:hanging="360"/>
                </w:pPr>
              </w:pPrChange>
            </w:pPr>
            <w:del w:id="1187" w:author="Valentin Dimitrov" w:date="2017-07-11T12:32:00Z">
              <w:r w:rsidRPr="005B2348" w:rsidDel="002C273A">
                <w:rPr>
                  <w:bCs/>
                  <w:noProof/>
                </w:rPr>
                <w:delText>-3.5 (</w:delText>
              </w:r>
              <w:r w:rsidR="00202520" w:rsidRPr="005B2348" w:rsidDel="002C273A">
                <w:rPr>
                  <w:bCs/>
                  <w:noProof/>
                </w:rPr>
                <w:delText xml:space="preserve">the smaller root at the </w:delText>
              </w:r>
              <w:r w:rsidRPr="005B2348" w:rsidDel="002C273A">
                <w:rPr>
                  <w:bCs/>
                  <w:noProof/>
                </w:rPr>
                <w:delText>first line)</w:delText>
              </w:r>
            </w:del>
          </w:p>
          <w:p w:rsidR="00C917B8" w:rsidRPr="005B2348" w:rsidDel="002C273A" w:rsidRDefault="00C917B8">
            <w:pPr>
              <w:pStyle w:val="Heading3"/>
              <w:rPr>
                <w:del w:id="1188" w:author="Valentin Dimitrov" w:date="2017-07-11T12:32:00Z"/>
                <w:bCs/>
                <w:noProof/>
              </w:rPr>
              <w:pPrChange w:id="1189" w:author="Valentin Dimitrov" w:date="2017-07-11T12:32:00Z">
                <w:pPr>
                  <w:pStyle w:val="ListParagraph"/>
                  <w:numPr>
                    <w:numId w:val="27"/>
                  </w:numPr>
                  <w:spacing w:before="0" w:after="0"/>
                  <w:ind w:left="771" w:hanging="360"/>
                </w:pPr>
              </w:pPrChange>
            </w:pPr>
            <w:del w:id="1190" w:author="Valentin Dimitrov" w:date="2017-07-11T12:32:00Z">
              <w:r w:rsidRPr="005B2348" w:rsidDel="002C273A">
                <w:rPr>
                  <w:bCs/>
                  <w:noProof/>
                </w:rPr>
                <w:delText>1.66667 (</w:delText>
              </w:r>
              <w:r w:rsidR="00202520" w:rsidRPr="005B2348" w:rsidDel="002C273A">
                <w:rPr>
                  <w:bCs/>
                  <w:noProof/>
                </w:rPr>
                <w:delText xml:space="preserve">the bigger root at </w:delText>
              </w:r>
              <w:r w:rsidR="005B2348" w:rsidDel="002C273A">
                <w:rPr>
                  <w:bCs/>
                  <w:noProof/>
                </w:rPr>
                <w:delText>the second line)</w:delText>
              </w:r>
            </w:del>
          </w:p>
        </w:tc>
      </w:tr>
      <w:tr w:rsidR="00C917B8" w:rsidRPr="00333D71" w:rsidDel="002C273A" w:rsidTr="00911C8B">
        <w:trPr>
          <w:del w:id="1191" w:author="Valentin Dimitrov" w:date="2017-07-11T12:32:00Z"/>
        </w:trPr>
        <w:tc>
          <w:tcPr>
            <w:tcW w:w="845" w:type="dxa"/>
          </w:tcPr>
          <w:p w:rsidR="00C917B8" w:rsidDel="002C273A" w:rsidRDefault="00C872ED">
            <w:pPr>
              <w:pStyle w:val="Heading3"/>
              <w:rPr>
                <w:del w:id="1192" w:author="Valentin Dimitrov" w:date="2017-07-11T12:32:00Z"/>
                <w:noProof/>
              </w:rPr>
              <w:pPrChange w:id="1193" w:author="Valentin Dimitrov" w:date="2017-07-11T12:32:00Z">
                <w:pPr>
                  <w:spacing w:before="0" w:after="0"/>
                </w:pPr>
              </w:pPrChange>
            </w:pPr>
            <w:del w:id="1194" w:author="Valentin Dimitrov" w:date="2017-07-11T12:32:00Z">
              <w:r w:rsidDel="002C273A">
                <w:rPr>
                  <w:noProof/>
                </w:rPr>
                <w:delText>1</w:delText>
              </w:r>
            </w:del>
          </w:p>
          <w:p w:rsidR="00C872ED" w:rsidDel="002C273A" w:rsidRDefault="00C872ED">
            <w:pPr>
              <w:pStyle w:val="Heading3"/>
              <w:rPr>
                <w:del w:id="1195" w:author="Valentin Dimitrov" w:date="2017-07-11T12:32:00Z"/>
                <w:noProof/>
              </w:rPr>
              <w:pPrChange w:id="1196" w:author="Valentin Dimitrov" w:date="2017-07-11T12:32:00Z">
                <w:pPr>
                  <w:spacing w:before="0" w:after="0"/>
                </w:pPr>
              </w:pPrChange>
            </w:pPr>
            <w:del w:id="1197" w:author="Valentin Dimitrov" w:date="2017-07-11T12:32:00Z">
              <w:r w:rsidDel="002C273A">
                <w:rPr>
                  <w:noProof/>
                </w:rPr>
                <w:delText>-</w:delText>
              </w:r>
              <w:r w:rsidR="00202520" w:rsidDel="002C273A">
                <w:rPr>
                  <w:noProof/>
                </w:rPr>
                <w:delText>12</w:delText>
              </w:r>
            </w:del>
          </w:p>
          <w:p w:rsidR="00C872ED" w:rsidDel="002C273A" w:rsidRDefault="00202520">
            <w:pPr>
              <w:pStyle w:val="Heading3"/>
              <w:rPr>
                <w:del w:id="1198" w:author="Valentin Dimitrov" w:date="2017-07-11T12:32:00Z"/>
                <w:noProof/>
              </w:rPr>
              <w:pPrChange w:id="1199" w:author="Valentin Dimitrov" w:date="2017-07-11T12:32:00Z">
                <w:pPr>
                  <w:spacing w:before="0" w:after="0"/>
                </w:pPr>
              </w:pPrChange>
            </w:pPr>
            <w:del w:id="1200" w:author="Valentin Dimitrov" w:date="2017-07-11T12:32:00Z">
              <w:r w:rsidDel="002C273A">
                <w:rPr>
                  <w:noProof/>
                </w:rPr>
                <w:delText>36</w:delText>
              </w:r>
            </w:del>
          </w:p>
        </w:tc>
        <w:tc>
          <w:tcPr>
            <w:tcW w:w="1024" w:type="dxa"/>
          </w:tcPr>
          <w:p w:rsidR="00C917B8" w:rsidDel="002C273A" w:rsidRDefault="00202520">
            <w:pPr>
              <w:pStyle w:val="Heading3"/>
              <w:rPr>
                <w:del w:id="1201" w:author="Valentin Dimitrov" w:date="2017-07-11T12:32:00Z"/>
                <w:bCs/>
                <w:noProof/>
              </w:rPr>
              <w:pPrChange w:id="1202" w:author="Valentin Dimitrov" w:date="2017-07-11T12:32:00Z">
                <w:pPr>
                  <w:spacing w:before="0" w:after="0"/>
                </w:pPr>
              </w:pPrChange>
            </w:pPr>
            <w:del w:id="1203" w:author="Valentin Dimitrov" w:date="2017-07-11T12:32:00Z">
              <w:r w:rsidDel="002C273A">
                <w:rPr>
                  <w:bCs/>
                  <w:noProof/>
                </w:rPr>
                <w:delText>6</w:delText>
              </w:r>
            </w:del>
          </w:p>
        </w:tc>
        <w:tc>
          <w:tcPr>
            <w:tcW w:w="8527" w:type="dxa"/>
          </w:tcPr>
          <w:p w:rsidR="00C872ED" w:rsidDel="002C273A" w:rsidRDefault="00C872ED">
            <w:pPr>
              <w:pStyle w:val="Heading3"/>
              <w:rPr>
                <w:del w:id="1204" w:author="Valentin Dimitrov" w:date="2017-07-11T12:32:00Z"/>
                <w:bCs/>
                <w:shd w:val="clear" w:color="auto" w:fill="FFFFFF"/>
              </w:rPr>
              <w:pPrChange w:id="1205" w:author="Valentin Dimitrov" w:date="2017-07-11T12:32:00Z">
                <w:pPr>
                  <w:spacing w:before="0" w:after="0"/>
                </w:pPr>
              </w:pPrChange>
            </w:pPr>
            <w:del w:id="1206" w:author="Valentin Dimitrov" w:date="2017-07-11T12:32:00Z">
              <w:r w:rsidDel="002C273A">
                <w:rPr>
                  <w:bCs/>
                  <w:shd w:val="clear" w:color="auto" w:fill="FFFFFF"/>
                </w:rPr>
                <w:delText xml:space="preserve">The equation is: </w:delText>
              </w:r>
              <w:r w:rsidRPr="006014B1" w:rsidDel="002C273A">
                <w:rPr>
                  <w:bCs/>
                  <w:i/>
                  <w:iCs/>
                  <w:shd w:val="clear" w:color="auto" w:fill="FFFFFF"/>
                </w:rPr>
                <w:delText>x</w:delText>
              </w:r>
              <w:r w:rsidRPr="006014B1" w:rsidDel="002C273A">
                <w:rPr>
                  <w:bCs/>
                  <w:shd w:val="clear" w:color="auto" w:fill="FFFFFF"/>
                  <w:vertAlign w:val="superscript"/>
                </w:rPr>
                <w:delText>2</w:delText>
              </w:r>
              <w:r w:rsidRPr="006014B1" w:rsidDel="002C273A">
                <w:rPr>
                  <w:rStyle w:val="apple-converted-space"/>
                  <w:bCs/>
                  <w:shd w:val="clear" w:color="auto" w:fill="FFFFFF"/>
                </w:rPr>
                <w:delText> </w:delText>
              </w:r>
              <w:r w:rsidDel="002C273A">
                <w:rPr>
                  <w:bCs/>
                  <w:shd w:val="clear" w:color="auto" w:fill="FFFFFF"/>
                </w:rPr>
                <w:delText>-</w:delText>
              </w:r>
              <w:r w:rsidRPr="006014B1" w:rsidDel="002C273A">
                <w:rPr>
                  <w:rStyle w:val="apple-converted-space"/>
                  <w:bCs/>
                  <w:shd w:val="clear" w:color="auto" w:fill="FFFFFF"/>
                </w:rPr>
                <w:delText> </w:delText>
              </w:r>
              <w:r w:rsidR="00202520" w:rsidDel="002C273A">
                <w:rPr>
                  <w:bCs/>
                  <w:shd w:val="clear" w:color="auto" w:fill="FFFFFF"/>
                </w:rPr>
                <w:delText>12</w:delText>
              </w:r>
              <w:r w:rsidRPr="006014B1" w:rsidDel="002C273A">
                <w:rPr>
                  <w:bCs/>
                  <w:i/>
                  <w:iCs/>
                  <w:shd w:val="clear" w:color="auto" w:fill="FFFFFF"/>
                </w:rPr>
                <w:delText>x</w:delText>
              </w:r>
              <w:r w:rsidRPr="006014B1" w:rsidDel="002C273A">
                <w:rPr>
                  <w:rStyle w:val="apple-converted-space"/>
                  <w:bCs/>
                  <w:shd w:val="clear" w:color="auto" w:fill="FFFFFF"/>
                </w:rPr>
                <w:delText> </w:delText>
              </w:r>
              <w:r w:rsidR="00202520" w:rsidDel="002C273A">
                <w:rPr>
                  <w:rStyle w:val="apple-converted-space"/>
                  <w:bCs/>
                  <w:shd w:val="clear" w:color="auto" w:fill="FFFFFF"/>
                </w:rPr>
                <w:delText xml:space="preserve">+ 36 </w:delText>
              </w:r>
              <w:r w:rsidRPr="006014B1" w:rsidDel="002C273A">
                <w:rPr>
                  <w:bCs/>
                  <w:shd w:val="clear" w:color="auto" w:fill="FFFFFF"/>
                </w:rPr>
                <w:delText>= 0</w:delText>
              </w:r>
              <w:r w:rsidDel="002C273A">
                <w:rPr>
                  <w:bCs/>
                  <w:shd w:val="clear" w:color="auto" w:fill="FFFFFF"/>
                </w:rPr>
                <w:delText xml:space="preserve"> </w:delText>
              </w:r>
              <w:r w:rsidRPr="006014B1" w:rsidDel="002C273A">
                <w:rPr>
                  <w:bCs/>
                  <w:shd w:val="clear" w:color="auto" w:fill="FFFFFF"/>
                </w:rPr>
                <w:sym w:font="Wingdings" w:char="F0E0"/>
              </w:r>
              <w:r w:rsidDel="002C273A">
                <w:rPr>
                  <w:bCs/>
                  <w:shd w:val="clear" w:color="auto" w:fill="FFFFFF"/>
                </w:rPr>
                <w:delText xml:space="preserve"> </w:delText>
              </w:r>
              <w:r w:rsidRPr="006014B1" w:rsidDel="002C273A">
                <w:rPr>
                  <w:bCs/>
                  <w:i/>
                  <w:shd w:val="clear" w:color="auto" w:fill="FFFFFF"/>
                </w:rPr>
                <w:delText>a</w:delText>
              </w:r>
              <w:r w:rsidDel="002C273A">
                <w:rPr>
                  <w:bCs/>
                  <w:shd w:val="clear" w:color="auto" w:fill="FFFFFF"/>
                </w:rPr>
                <w:delText xml:space="preserve"> = 1; </w:delText>
              </w:r>
              <w:r w:rsidRPr="006014B1" w:rsidDel="002C273A">
                <w:rPr>
                  <w:bCs/>
                  <w:i/>
                  <w:shd w:val="clear" w:color="auto" w:fill="FFFFFF"/>
                </w:rPr>
                <w:delText>b</w:delText>
              </w:r>
              <w:r w:rsidDel="002C273A">
                <w:rPr>
                  <w:bCs/>
                  <w:shd w:val="clear" w:color="auto" w:fill="FFFFFF"/>
                </w:rPr>
                <w:delText xml:space="preserve"> = -</w:delText>
              </w:r>
              <w:r w:rsidR="00202520" w:rsidDel="002C273A">
                <w:rPr>
                  <w:bCs/>
                  <w:shd w:val="clear" w:color="auto" w:fill="FFFFFF"/>
                </w:rPr>
                <w:delText>12</w:delText>
              </w:r>
              <w:r w:rsidDel="002C273A">
                <w:rPr>
                  <w:bCs/>
                  <w:shd w:val="clear" w:color="auto" w:fill="FFFFFF"/>
                </w:rPr>
                <w:delText xml:space="preserve">; </w:delText>
              </w:r>
              <w:r w:rsidRPr="006014B1" w:rsidDel="002C273A">
                <w:rPr>
                  <w:bCs/>
                  <w:i/>
                  <w:shd w:val="clear" w:color="auto" w:fill="FFFFFF"/>
                </w:rPr>
                <w:delText>c</w:delText>
              </w:r>
              <w:r w:rsidDel="002C273A">
                <w:rPr>
                  <w:bCs/>
                  <w:shd w:val="clear" w:color="auto" w:fill="FFFFFF"/>
                </w:rPr>
                <w:delText xml:space="preserve"> = </w:delText>
              </w:r>
              <w:r w:rsidR="00202520" w:rsidDel="002C273A">
                <w:rPr>
                  <w:bCs/>
                  <w:shd w:val="clear" w:color="auto" w:fill="FFFFFF"/>
                </w:rPr>
                <w:delText>36</w:delText>
              </w:r>
            </w:del>
          </w:p>
          <w:p w:rsidR="00C872ED" w:rsidDel="002C273A" w:rsidRDefault="00C872ED">
            <w:pPr>
              <w:pStyle w:val="Heading3"/>
              <w:rPr>
                <w:del w:id="1207" w:author="Valentin Dimitrov" w:date="2017-07-11T12:32:00Z"/>
                <w:bCs/>
                <w:shd w:val="clear" w:color="auto" w:fill="FFFFFF"/>
              </w:rPr>
              <w:pPrChange w:id="1208" w:author="Valentin Dimitrov" w:date="2017-07-11T12:32:00Z">
                <w:pPr>
                  <w:spacing w:before="0" w:after="0"/>
                </w:pPr>
              </w:pPrChange>
            </w:pPr>
            <w:del w:id="1209" w:author="Valentin Dimitrov" w:date="2017-07-11T12:32:00Z">
              <w:r w:rsidDel="002C273A">
                <w:rPr>
                  <w:bCs/>
                  <w:shd w:val="clear" w:color="auto" w:fill="FFFFFF"/>
                </w:rPr>
                <w:delText xml:space="preserve">The discriminant is: </w:delText>
              </w:r>
              <w:r w:rsidRPr="006014B1" w:rsidDel="002C273A">
                <w:rPr>
                  <w:bCs/>
                  <w:i/>
                  <w:shd w:val="clear" w:color="auto" w:fill="FFFFFF"/>
                </w:rPr>
                <w:delText>d</w:delText>
              </w:r>
              <w:r w:rsidDel="002C273A">
                <w:rPr>
                  <w:bCs/>
                  <w:shd w:val="clear" w:color="auto" w:fill="FFFFFF"/>
                </w:rPr>
                <w:delText xml:space="preserve"> = </w:delText>
              </w:r>
              <w:r w:rsidRPr="006014B1" w:rsidDel="002C273A">
                <w:rPr>
                  <w:bCs/>
                  <w:i/>
                  <w:shd w:val="clear" w:color="auto" w:fill="FFFFFF"/>
                </w:rPr>
                <w:delText>b</w:delText>
              </w:r>
              <w:r w:rsidRPr="006014B1" w:rsidDel="002C273A">
                <w:rPr>
                  <w:bCs/>
                  <w:shd w:val="clear" w:color="auto" w:fill="FFFFFF"/>
                  <w:vertAlign w:val="superscript"/>
                </w:rPr>
                <w:delText>2</w:delText>
              </w:r>
              <w:r w:rsidDel="002C273A">
                <w:rPr>
                  <w:bCs/>
                  <w:shd w:val="clear" w:color="auto" w:fill="FFFFFF"/>
                </w:rPr>
                <w:delText xml:space="preserve"> - 4*</w:delText>
              </w:r>
              <w:r w:rsidRPr="006014B1" w:rsidDel="002C273A">
                <w:rPr>
                  <w:bCs/>
                  <w:i/>
                  <w:shd w:val="clear" w:color="auto" w:fill="FFFFFF"/>
                </w:rPr>
                <w:delText>a</w:delText>
              </w:r>
              <w:r w:rsidDel="002C273A">
                <w:rPr>
                  <w:bCs/>
                  <w:shd w:val="clear" w:color="auto" w:fill="FFFFFF"/>
                </w:rPr>
                <w:delText>*</w:delText>
              </w:r>
              <w:r w:rsidRPr="006014B1" w:rsidDel="002C273A">
                <w:rPr>
                  <w:bCs/>
                  <w:i/>
                  <w:shd w:val="clear" w:color="auto" w:fill="FFFFFF"/>
                </w:rPr>
                <w:delText>c</w:delText>
              </w:r>
              <w:r w:rsidDel="002C273A">
                <w:rPr>
                  <w:bCs/>
                  <w:shd w:val="clear" w:color="auto" w:fill="FFFFFF"/>
                </w:rPr>
                <w:delText xml:space="preserve"> = </w:delText>
              </w:r>
              <w:r w:rsidR="00202520" w:rsidDel="002C273A">
                <w:rPr>
                  <w:bCs/>
                  <w:shd w:val="clear" w:color="auto" w:fill="FFFFFF"/>
                </w:rPr>
                <w:delText>-</w:delText>
              </w:r>
              <w:r w:rsidDel="002C273A">
                <w:rPr>
                  <w:bCs/>
                  <w:shd w:val="clear" w:color="auto" w:fill="FFFFFF"/>
                </w:rPr>
                <w:delText>1</w:delText>
              </w:r>
              <w:r w:rsidR="00202520" w:rsidDel="002C273A">
                <w:rPr>
                  <w:bCs/>
                  <w:shd w:val="clear" w:color="auto" w:fill="FFFFFF"/>
                </w:rPr>
                <w:delText>2</w:delText>
              </w:r>
              <w:r w:rsidDel="002C273A">
                <w:rPr>
                  <w:bCs/>
                  <w:shd w:val="clear" w:color="auto" w:fill="FFFFFF"/>
                </w:rPr>
                <w:delText>*</w:delText>
              </w:r>
              <w:r w:rsidR="00202520" w:rsidDel="002C273A">
                <w:rPr>
                  <w:bCs/>
                  <w:shd w:val="clear" w:color="auto" w:fill="FFFFFF"/>
                </w:rPr>
                <w:delText>-</w:delText>
              </w:r>
              <w:r w:rsidDel="002C273A">
                <w:rPr>
                  <w:bCs/>
                  <w:shd w:val="clear" w:color="auto" w:fill="FFFFFF"/>
                </w:rPr>
                <w:delText>1</w:delText>
              </w:r>
              <w:r w:rsidR="00202520" w:rsidDel="002C273A">
                <w:rPr>
                  <w:bCs/>
                  <w:shd w:val="clear" w:color="auto" w:fill="FFFFFF"/>
                </w:rPr>
                <w:delText>2</w:delText>
              </w:r>
              <w:r w:rsidDel="002C273A">
                <w:rPr>
                  <w:bCs/>
                  <w:shd w:val="clear" w:color="auto" w:fill="FFFFFF"/>
                </w:rPr>
                <w:delText xml:space="preserve"> - 4*</w:delText>
              </w:r>
              <w:r w:rsidR="00202520" w:rsidDel="002C273A">
                <w:rPr>
                  <w:bCs/>
                  <w:shd w:val="clear" w:color="auto" w:fill="FFFFFF"/>
                </w:rPr>
                <w:delText>1</w:delText>
              </w:r>
              <w:r w:rsidDel="002C273A">
                <w:rPr>
                  <w:bCs/>
                  <w:shd w:val="clear" w:color="auto" w:fill="FFFFFF"/>
                </w:rPr>
                <w:delText>*</w:delText>
              </w:r>
              <w:r w:rsidR="00202520" w:rsidDel="002C273A">
                <w:rPr>
                  <w:bCs/>
                  <w:shd w:val="clear" w:color="auto" w:fill="FFFFFF"/>
                </w:rPr>
                <w:delText>36</w:delText>
              </w:r>
              <w:r w:rsidDel="002C273A">
                <w:rPr>
                  <w:bCs/>
                  <w:shd w:val="clear" w:color="auto" w:fill="FFFFFF"/>
                </w:rPr>
                <w:delText xml:space="preserve"> = </w:delText>
              </w:r>
              <w:r w:rsidR="00202520" w:rsidDel="002C273A">
                <w:rPr>
                  <w:bCs/>
                  <w:shd w:val="clear" w:color="auto" w:fill="FFFFFF"/>
                </w:rPr>
                <w:delText>144 - 144 = 0</w:delText>
              </w:r>
            </w:del>
          </w:p>
          <w:p w:rsidR="00C872ED" w:rsidDel="002C273A" w:rsidRDefault="00C872ED">
            <w:pPr>
              <w:pStyle w:val="Heading3"/>
              <w:rPr>
                <w:del w:id="1210" w:author="Valentin Dimitrov" w:date="2017-07-11T12:32:00Z"/>
                <w:bCs/>
                <w:shd w:val="clear" w:color="auto" w:fill="FFFFFF"/>
              </w:rPr>
              <w:pPrChange w:id="1211" w:author="Valentin Dimitrov" w:date="2017-07-11T12:32:00Z">
                <w:pPr>
                  <w:spacing w:before="0" w:after="0"/>
                </w:pPr>
              </w:pPrChange>
            </w:pPr>
            <w:del w:id="1212" w:author="Valentin Dimitrov" w:date="2017-07-11T12:32:00Z">
              <w:r w:rsidDel="002C273A">
                <w:rPr>
                  <w:bCs/>
                  <w:shd w:val="clear" w:color="auto" w:fill="FFFFFF"/>
                </w:rPr>
                <w:delText xml:space="preserve">We have </w:delText>
              </w:r>
              <w:r w:rsidR="00202520" w:rsidDel="002C273A">
                <w:rPr>
                  <w:bCs/>
                  <w:shd w:val="clear" w:color="auto" w:fill="FFFFFF"/>
                </w:rPr>
                <w:delText>zero</w:delText>
              </w:r>
              <w:r w:rsidDel="002C273A">
                <w:rPr>
                  <w:bCs/>
                  <w:shd w:val="clear" w:color="auto" w:fill="FFFFFF"/>
                </w:rPr>
                <w:delText xml:space="preserve"> discriminant (</w:delText>
              </w:r>
              <w:r w:rsidRPr="006014B1" w:rsidDel="002C273A">
                <w:rPr>
                  <w:bCs/>
                  <w:i/>
                  <w:shd w:val="clear" w:color="auto" w:fill="FFFFFF"/>
                </w:rPr>
                <w:delText>d</w:delText>
              </w:r>
              <w:r w:rsidDel="002C273A">
                <w:rPr>
                  <w:bCs/>
                  <w:shd w:val="clear" w:color="auto" w:fill="FFFFFF"/>
                </w:rPr>
                <w:delText xml:space="preserve"> </w:delText>
              </w:r>
              <w:r w:rsidR="00202520" w:rsidDel="002C273A">
                <w:rPr>
                  <w:bCs/>
                  <w:shd w:val="clear" w:color="auto" w:fill="FFFFFF"/>
                </w:rPr>
                <w:delText>=</w:delText>
              </w:r>
              <w:r w:rsidDel="002C273A">
                <w:rPr>
                  <w:bCs/>
                  <w:shd w:val="clear" w:color="auto" w:fill="FFFFFF"/>
                </w:rPr>
                <w:delText xml:space="preserve"> 0), so the equation has </w:delText>
              </w:r>
              <w:r w:rsidR="00202520" w:rsidDel="002C273A">
                <w:rPr>
                  <w:bCs/>
                  <w:shd w:val="clear" w:color="auto" w:fill="FFFFFF"/>
                </w:rPr>
                <w:delText>only one</w:delText>
              </w:r>
              <w:r w:rsidDel="002C273A">
                <w:rPr>
                  <w:bCs/>
                  <w:shd w:val="clear" w:color="auto" w:fill="FFFFFF"/>
                </w:rPr>
                <w:delText xml:space="preserve"> real root:</w:delText>
              </w:r>
            </w:del>
          </w:p>
          <w:p w:rsidR="00C872ED" w:rsidDel="002C273A" w:rsidRDefault="00C872ED">
            <w:pPr>
              <w:pStyle w:val="Heading3"/>
              <w:rPr>
                <w:del w:id="1213" w:author="Valentin Dimitrov" w:date="2017-07-11T12:32:00Z"/>
                <w:bCs/>
                <w:noProof/>
              </w:rPr>
              <w:pPrChange w:id="1214" w:author="Valentin Dimitrov" w:date="2017-07-11T12:32:00Z">
                <w:pPr>
                  <w:pStyle w:val="ListParagraph"/>
                  <w:numPr>
                    <w:numId w:val="26"/>
                  </w:numPr>
                  <w:spacing w:before="0" w:after="0"/>
                  <w:ind w:hanging="360"/>
                </w:pPr>
              </w:pPrChange>
            </w:pPr>
            <w:del w:id="1215" w:author="Valentin Dimitrov" w:date="2017-07-11T12:32:00Z">
              <w:r w:rsidDel="002C273A">
                <w:rPr>
                  <w:bCs/>
                  <w:noProof/>
                </w:rPr>
                <w:delText>x</w:delText>
              </w:r>
              <w:r w:rsidR="00202520" w:rsidDel="002C273A">
                <w:rPr>
                  <w:bCs/>
                  <w:noProof/>
                </w:rPr>
                <w:delText xml:space="preserve"> = </w:delText>
              </w:r>
              <w:r w:rsidDel="002C273A">
                <w:rPr>
                  <w:bCs/>
                  <w:noProof/>
                </w:rPr>
                <w:delText>-</w:delText>
              </w:r>
              <w:r w:rsidRPr="006014B1" w:rsidDel="002C273A">
                <w:rPr>
                  <w:bCs/>
                  <w:i/>
                  <w:noProof/>
                </w:rPr>
                <w:delText>b</w:delText>
              </w:r>
              <w:r w:rsidDel="002C273A">
                <w:rPr>
                  <w:bCs/>
                  <w:noProof/>
                </w:rPr>
                <w:delText xml:space="preserve"> / (2*</w:delText>
              </w:r>
              <w:r w:rsidRPr="006014B1" w:rsidDel="002C273A">
                <w:rPr>
                  <w:bCs/>
                  <w:i/>
                  <w:noProof/>
                </w:rPr>
                <w:delText>a</w:delText>
              </w:r>
              <w:r w:rsidDel="002C273A">
                <w:rPr>
                  <w:bCs/>
                  <w:noProof/>
                </w:rPr>
                <w:delText xml:space="preserve">) = </w:delText>
              </w:r>
              <w:r w:rsidR="00202520" w:rsidDel="002C273A">
                <w:rPr>
                  <w:bCs/>
                  <w:noProof/>
                </w:rPr>
                <w:delText>12</w:delText>
              </w:r>
              <w:r w:rsidDel="002C273A">
                <w:rPr>
                  <w:bCs/>
                  <w:noProof/>
                </w:rPr>
                <w:delText xml:space="preserve"> / 2 = </w:delText>
              </w:r>
              <w:r w:rsidR="00202520" w:rsidDel="002C273A">
                <w:rPr>
                  <w:bCs/>
                  <w:noProof/>
                </w:rPr>
                <w:delText>6</w:delText>
              </w:r>
            </w:del>
          </w:p>
          <w:p w:rsidR="00C917B8" w:rsidDel="002C273A" w:rsidRDefault="00202520">
            <w:pPr>
              <w:pStyle w:val="Heading3"/>
              <w:rPr>
                <w:del w:id="1216" w:author="Valentin Dimitrov" w:date="2017-07-11T12:32:00Z"/>
                <w:bCs/>
                <w:shd w:val="clear" w:color="auto" w:fill="FFFFFF"/>
              </w:rPr>
              <w:pPrChange w:id="1217" w:author="Valentin Dimitrov" w:date="2017-07-11T12:32:00Z">
                <w:pPr>
                  <w:spacing w:before="0" w:after="0"/>
                </w:pPr>
              </w:pPrChange>
            </w:pPr>
            <w:del w:id="1218" w:author="Valentin Dimitrov" w:date="2017-07-11T12:32:00Z">
              <w:r w:rsidDel="002C273A">
                <w:rPr>
                  <w:bCs/>
                  <w:noProof/>
                </w:rPr>
                <w:delText>The output is only one line, holding the number 6.</w:delText>
              </w:r>
            </w:del>
          </w:p>
        </w:tc>
      </w:tr>
      <w:tr w:rsidR="00202520" w:rsidRPr="00333D71" w:rsidDel="002C273A" w:rsidTr="00911C8B">
        <w:trPr>
          <w:del w:id="1219" w:author="Valentin Dimitrov" w:date="2017-07-11T12:32:00Z"/>
        </w:trPr>
        <w:tc>
          <w:tcPr>
            <w:tcW w:w="845" w:type="dxa"/>
          </w:tcPr>
          <w:p w:rsidR="00202520" w:rsidDel="002C273A" w:rsidRDefault="00202520">
            <w:pPr>
              <w:pStyle w:val="Heading3"/>
              <w:rPr>
                <w:del w:id="1220" w:author="Valentin Dimitrov" w:date="2017-07-11T12:32:00Z"/>
                <w:noProof/>
              </w:rPr>
              <w:pPrChange w:id="1221" w:author="Valentin Dimitrov" w:date="2017-07-11T12:32:00Z">
                <w:pPr>
                  <w:spacing w:before="0" w:after="0"/>
                </w:pPr>
              </w:pPrChange>
            </w:pPr>
            <w:del w:id="1222" w:author="Valentin Dimitrov" w:date="2017-07-11T12:32:00Z">
              <w:r w:rsidDel="002C273A">
                <w:rPr>
                  <w:noProof/>
                </w:rPr>
                <w:delText>5</w:delText>
              </w:r>
            </w:del>
          </w:p>
          <w:p w:rsidR="00202520" w:rsidDel="002C273A" w:rsidRDefault="00202520">
            <w:pPr>
              <w:pStyle w:val="Heading3"/>
              <w:rPr>
                <w:del w:id="1223" w:author="Valentin Dimitrov" w:date="2017-07-11T12:32:00Z"/>
                <w:noProof/>
              </w:rPr>
              <w:pPrChange w:id="1224" w:author="Valentin Dimitrov" w:date="2017-07-11T12:32:00Z">
                <w:pPr>
                  <w:spacing w:before="0" w:after="0"/>
                </w:pPr>
              </w:pPrChange>
            </w:pPr>
            <w:del w:id="1225" w:author="Valentin Dimitrov" w:date="2017-07-11T12:32:00Z">
              <w:r w:rsidDel="002C273A">
                <w:rPr>
                  <w:noProof/>
                </w:rPr>
                <w:delText>2</w:delText>
              </w:r>
            </w:del>
          </w:p>
          <w:p w:rsidR="00202520" w:rsidDel="002C273A" w:rsidRDefault="00202520">
            <w:pPr>
              <w:pStyle w:val="Heading3"/>
              <w:rPr>
                <w:del w:id="1226" w:author="Valentin Dimitrov" w:date="2017-07-11T12:32:00Z"/>
                <w:noProof/>
              </w:rPr>
              <w:pPrChange w:id="1227" w:author="Valentin Dimitrov" w:date="2017-07-11T12:32:00Z">
                <w:pPr>
                  <w:spacing w:before="0" w:after="0"/>
                </w:pPr>
              </w:pPrChange>
            </w:pPr>
            <w:del w:id="1228" w:author="Valentin Dimitrov" w:date="2017-07-11T12:32:00Z">
              <w:r w:rsidDel="002C273A">
                <w:rPr>
                  <w:noProof/>
                </w:rPr>
                <w:delText>1</w:delText>
              </w:r>
            </w:del>
          </w:p>
        </w:tc>
        <w:tc>
          <w:tcPr>
            <w:tcW w:w="1024" w:type="dxa"/>
          </w:tcPr>
          <w:p w:rsidR="00202520" w:rsidDel="002C273A" w:rsidRDefault="00202520">
            <w:pPr>
              <w:pStyle w:val="Heading3"/>
              <w:rPr>
                <w:del w:id="1229" w:author="Valentin Dimitrov" w:date="2017-07-11T12:32:00Z"/>
                <w:bCs/>
                <w:noProof/>
              </w:rPr>
              <w:pPrChange w:id="1230" w:author="Valentin Dimitrov" w:date="2017-07-11T12:32:00Z">
                <w:pPr>
                  <w:spacing w:before="0" w:after="0"/>
                </w:pPr>
              </w:pPrChange>
            </w:pPr>
            <w:del w:id="1231" w:author="Valentin Dimitrov" w:date="2017-07-11T12:32:00Z">
              <w:r w:rsidDel="002C273A">
                <w:rPr>
                  <w:bCs/>
                  <w:noProof/>
                </w:rPr>
                <w:delText>No</w:delText>
              </w:r>
            </w:del>
          </w:p>
        </w:tc>
        <w:tc>
          <w:tcPr>
            <w:tcW w:w="8527" w:type="dxa"/>
          </w:tcPr>
          <w:p w:rsidR="00202520" w:rsidDel="002C273A" w:rsidRDefault="00202520">
            <w:pPr>
              <w:pStyle w:val="Heading3"/>
              <w:rPr>
                <w:del w:id="1232" w:author="Valentin Dimitrov" w:date="2017-07-11T12:32:00Z"/>
                <w:bCs/>
                <w:shd w:val="clear" w:color="auto" w:fill="FFFFFF"/>
              </w:rPr>
              <w:pPrChange w:id="1233" w:author="Valentin Dimitrov" w:date="2017-07-11T12:32:00Z">
                <w:pPr>
                  <w:spacing w:before="0" w:after="0"/>
                </w:pPr>
              </w:pPrChange>
            </w:pPr>
            <w:del w:id="1234" w:author="Valentin Dimitrov" w:date="2017-07-11T12:32:00Z">
              <w:r w:rsidDel="002C273A">
                <w:rPr>
                  <w:bCs/>
                  <w:shd w:val="clear" w:color="auto" w:fill="FFFFFF"/>
                </w:rPr>
                <w:delText>The equation is: 5</w:delText>
              </w:r>
              <w:r w:rsidRPr="006014B1" w:rsidDel="002C273A">
                <w:rPr>
                  <w:bCs/>
                  <w:i/>
                  <w:iCs/>
                  <w:shd w:val="clear" w:color="auto" w:fill="FFFFFF"/>
                </w:rPr>
                <w:delText>x</w:delText>
              </w:r>
              <w:r w:rsidRPr="006014B1" w:rsidDel="002C273A">
                <w:rPr>
                  <w:bCs/>
                  <w:shd w:val="clear" w:color="auto" w:fill="FFFFFF"/>
                  <w:vertAlign w:val="superscript"/>
                </w:rPr>
                <w:delText>2</w:delText>
              </w:r>
              <w:r w:rsidRPr="006014B1" w:rsidDel="002C273A">
                <w:rPr>
                  <w:rStyle w:val="apple-converted-space"/>
                  <w:bCs/>
                  <w:shd w:val="clear" w:color="auto" w:fill="FFFFFF"/>
                </w:rPr>
                <w:delText> </w:delText>
              </w:r>
              <w:r w:rsidDel="002C273A">
                <w:rPr>
                  <w:bCs/>
                  <w:shd w:val="clear" w:color="auto" w:fill="FFFFFF"/>
                </w:rPr>
                <w:delText>-</w:delText>
              </w:r>
              <w:r w:rsidRPr="006014B1" w:rsidDel="002C273A">
                <w:rPr>
                  <w:rStyle w:val="apple-converted-space"/>
                  <w:bCs/>
                  <w:shd w:val="clear" w:color="auto" w:fill="FFFFFF"/>
                </w:rPr>
                <w:delText> </w:delText>
              </w:r>
              <w:r w:rsidDel="002C273A">
                <w:rPr>
                  <w:bCs/>
                  <w:shd w:val="clear" w:color="auto" w:fill="FFFFFF"/>
                </w:rPr>
                <w:delText>2</w:delText>
              </w:r>
              <w:r w:rsidRPr="006014B1" w:rsidDel="002C273A">
                <w:rPr>
                  <w:bCs/>
                  <w:i/>
                  <w:iCs/>
                  <w:shd w:val="clear" w:color="auto" w:fill="FFFFFF"/>
                </w:rPr>
                <w:delText>x</w:delText>
              </w:r>
              <w:r w:rsidRPr="006014B1" w:rsidDel="002C273A">
                <w:rPr>
                  <w:rStyle w:val="apple-converted-space"/>
                  <w:bCs/>
                  <w:shd w:val="clear" w:color="auto" w:fill="FFFFFF"/>
                </w:rPr>
                <w:delText> </w:delText>
              </w:r>
              <w:r w:rsidDel="002C273A">
                <w:rPr>
                  <w:rStyle w:val="apple-converted-space"/>
                  <w:bCs/>
                  <w:shd w:val="clear" w:color="auto" w:fill="FFFFFF"/>
                </w:rPr>
                <w:delText xml:space="preserve">+ 1 </w:delText>
              </w:r>
              <w:r w:rsidRPr="006014B1" w:rsidDel="002C273A">
                <w:rPr>
                  <w:bCs/>
                  <w:shd w:val="clear" w:color="auto" w:fill="FFFFFF"/>
                </w:rPr>
                <w:delText>= 0</w:delText>
              </w:r>
              <w:r w:rsidDel="002C273A">
                <w:rPr>
                  <w:bCs/>
                  <w:shd w:val="clear" w:color="auto" w:fill="FFFFFF"/>
                </w:rPr>
                <w:delText xml:space="preserve"> </w:delText>
              </w:r>
              <w:r w:rsidRPr="006014B1" w:rsidDel="002C273A">
                <w:rPr>
                  <w:bCs/>
                  <w:shd w:val="clear" w:color="auto" w:fill="FFFFFF"/>
                </w:rPr>
                <w:sym w:font="Wingdings" w:char="F0E0"/>
              </w:r>
              <w:r w:rsidDel="002C273A">
                <w:rPr>
                  <w:bCs/>
                  <w:shd w:val="clear" w:color="auto" w:fill="FFFFFF"/>
                </w:rPr>
                <w:delText xml:space="preserve"> </w:delText>
              </w:r>
              <w:r w:rsidRPr="006014B1" w:rsidDel="002C273A">
                <w:rPr>
                  <w:bCs/>
                  <w:i/>
                  <w:shd w:val="clear" w:color="auto" w:fill="FFFFFF"/>
                </w:rPr>
                <w:delText>a</w:delText>
              </w:r>
              <w:r w:rsidDel="002C273A">
                <w:rPr>
                  <w:bCs/>
                  <w:shd w:val="clear" w:color="auto" w:fill="FFFFFF"/>
                </w:rPr>
                <w:delText xml:space="preserve"> = 5; </w:delText>
              </w:r>
              <w:r w:rsidRPr="006014B1" w:rsidDel="002C273A">
                <w:rPr>
                  <w:bCs/>
                  <w:i/>
                  <w:shd w:val="clear" w:color="auto" w:fill="FFFFFF"/>
                </w:rPr>
                <w:delText>b</w:delText>
              </w:r>
              <w:r w:rsidDel="002C273A">
                <w:rPr>
                  <w:bCs/>
                  <w:shd w:val="clear" w:color="auto" w:fill="FFFFFF"/>
                </w:rPr>
                <w:delText xml:space="preserve"> = -2; </w:delText>
              </w:r>
              <w:r w:rsidRPr="006014B1" w:rsidDel="002C273A">
                <w:rPr>
                  <w:bCs/>
                  <w:i/>
                  <w:shd w:val="clear" w:color="auto" w:fill="FFFFFF"/>
                </w:rPr>
                <w:delText>c</w:delText>
              </w:r>
              <w:r w:rsidDel="002C273A">
                <w:rPr>
                  <w:bCs/>
                  <w:shd w:val="clear" w:color="auto" w:fill="FFFFFF"/>
                </w:rPr>
                <w:delText xml:space="preserve"> = 1</w:delText>
              </w:r>
            </w:del>
          </w:p>
          <w:p w:rsidR="00202520" w:rsidDel="002C273A" w:rsidRDefault="00202520">
            <w:pPr>
              <w:pStyle w:val="Heading3"/>
              <w:rPr>
                <w:del w:id="1235" w:author="Valentin Dimitrov" w:date="2017-07-11T12:32:00Z"/>
                <w:bCs/>
                <w:shd w:val="clear" w:color="auto" w:fill="FFFFFF"/>
              </w:rPr>
              <w:pPrChange w:id="1236" w:author="Valentin Dimitrov" w:date="2017-07-11T12:32:00Z">
                <w:pPr>
                  <w:spacing w:before="0" w:after="0"/>
                </w:pPr>
              </w:pPrChange>
            </w:pPr>
            <w:del w:id="1237" w:author="Valentin Dimitrov" w:date="2017-07-11T12:32:00Z">
              <w:r w:rsidDel="002C273A">
                <w:rPr>
                  <w:bCs/>
                  <w:shd w:val="clear" w:color="auto" w:fill="FFFFFF"/>
                </w:rPr>
                <w:delText xml:space="preserve">The discriminant is: </w:delText>
              </w:r>
              <w:r w:rsidRPr="006014B1" w:rsidDel="002C273A">
                <w:rPr>
                  <w:bCs/>
                  <w:i/>
                  <w:shd w:val="clear" w:color="auto" w:fill="FFFFFF"/>
                </w:rPr>
                <w:delText>d</w:delText>
              </w:r>
              <w:r w:rsidDel="002C273A">
                <w:rPr>
                  <w:bCs/>
                  <w:shd w:val="clear" w:color="auto" w:fill="FFFFFF"/>
                </w:rPr>
                <w:delText xml:space="preserve"> = </w:delText>
              </w:r>
              <w:r w:rsidRPr="006014B1" w:rsidDel="002C273A">
                <w:rPr>
                  <w:bCs/>
                  <w:i/>
                  <w:shd w:val="clear" w:color="auto" w:fill="FFFFFF"/>
                </w:rPr>
                <w:delText>b</w:delText>
              </w:r>
              <w:r w:rsidRPr="006014B1" w:rsidDel="002C273A">
                <w:rPr>
                  <w:bCs/>
                  <w:shd w:val="clear" w:color="auto" w:fill="FFFFFF"/>
                  <w:vertAlign w:val="superscript"/>
                </w:rPr>
                <w:delText>2</w:delText>
              </w:r>
              <w:r w:rsidDel="002C273A">
                <w:rPr>
                  <w:bCs/>
                  <w:shd w:val="clear" w:color="auto" w:fill="FFFFFF"/>
                </w:rPr>
                <w:delText xml:space="preserve"> - 4*</w:delText>
              </w:r>
              <w:r w:rsidRPr="006014B1" w:rsidDel="002C273A">
                <w:rPr>
                  <w:bCs/>
                  <w:i/>
                  <w:shd w:val="clear" w:color="auto" w:fill="FFFFFF"/>
                </w:rPr>
                <w:delText>a</w:delText>
              </w:r>
              <w:r w:rsidDel="002C273A">
                <w:rPr>
                  <w:bCs/>
                  <w:shd w:val="clear" w:color="auto" w:fill="FFFFFF"/>
                </w:rPr>
                <w:delText>*</w:delText>
              </w:r>
              <w:r w:rsidRPr="006014B1" w:rsidDel="002C273A">
                <w:rPr>
                  <w:bCs/>
                  <w:i/>
                  <w:shd w:val="clear" w:color="auto" w:fill="FFFFFF"/>
                </w:rPr>
                <w:delText>c</w:delText>
              </w:r>
              <w:r w:rsidDel="002C273A">
                <w:rPr>
                  <w:bCs/>
                  <w:shd w:val="clear" w:color="auto" w:fill="FFFFFF"/>
                </w:rPr>
                <w:delText xml:space="preserve"> = -2*-2 - 4*5*1 = 4 - 20 = -16</w:delText>
              </w:r>
            </w:del>
          </w:p>
          <w:p w:rsidR="00202520" w:rsidDel="002C273A" w:rsidRDefault="00202520">
            <w:pPr>
              <w:pStyle w:val="Heading3"/>
              <w:rPr>
                <w:del w:id="1238" w:author="Valentin Dimitrov" w:date="2017-07-11T12:32:00Z"/>
                <w:bCs/>
                <w:noProof/>
              </w:rPr>
              <w:pPrChange w:id="1239" w:author="Valentin Dimitrov" w:date="2017-07-11T12:32:00Z">
                <w:pPr>
                  <w:spacing w:before="0" w:after="0"/>
                </w:pPr>
              </w:pPrChange>
            </w:pPr>
            <w:del w:id="1240" w:author="Valentin Dimitrov" w:date="2017-07-11T12:32:00Z">
              <w:r w:rsidDel="002C273A">
                <w:rPr>
                  <w:bCs/>
                  <w:shd w:val="clear" w:color="auto" w:fill="FFFFFF"/>
                </w:rPr>
                <w:delText>We have negative discriminant (</w:delText>
              </w:r>
              <w:r w:rsidRPr="006014B1" w:rsidDel="002C273A">
                <w:rPr>
                  <w:bCs/>
                  <w:i/>
                  <w:shd w:val="clear" w:color="auto" w:fill="FFFFFF"/>
                </w:rPr>
                <w:delText>d</w:delText>
              </w:r>
              <w:r w:rsidDel="002C273A">
                <w:rPr>
                  <w:bCs/>
                  <w:shd w:val="clear" w:color="auto" w:fill="FFFFFF"/>
                </w:rPr>
                <w:delText xml:space="preserve"> &lt; 0), so the equation has no real roots.</w:delText>
              </w:r>
            </w:del>
          </w:p>
          <w:p w:rsidR="00202520" w:rsidDel="002C273A" w:rsidRDefault="00202520">
            <w:pPr>
              <w:pStyle w:val="Heading3"/>
              <w:rPr>
                <w:del w:id="1241" w:author="Valentin Dimitrov" w:date="2017-07-11T12:32:00Z"/>
                <w:bCs/>
                <w:shd w:val="clear" w:color="auto" w:fill="FFFFFF"/>
              </w:rPr>
              <w:pPrChange w:id="1242" w:author="Valentin Dimitrov" w:date="2017-07-11T12:32:00Z">
                <w:pPr>
                  <w:spacing w:before="0" w:after="0"/>
                </w:pPr>
              </w:pPrChange>
            </w:pPr>
            <w:del w:id="1243" w:author="Valentin Dimitrov" w:date="2017-07-11T12:32:00Z">
              <w:r w:rsidDel="002C273A">
                <w:rPr>
                  <w:bCs/>
                  <w:noProof/>
                </w:rPr>
                <w:delText>The output is only one line, holding the text “No”.</w:delText>
              </w:r>
            </w:del>
          </w:p>
        </w:tc>
      </w:tr>
    </w:tbl>
    <w:p w:rsidR="009572C5" w:rsidDel="002C273A" w:rsidRDefault="005B2348">
      <w:pPr>
        <w:pStyle w:val="Heading3"/>
        <w:rPr>
          <w:del w:id="1244" w:author="Valentin Dimitrov" w:date="2017-07-11T12:32:00Z"/>
        </w:rPr>
      </w:pPr>
      <w:del w:id="1245" w:author="Valentin Dimitrov" w:date="2017-07-11T12:32:00Z">
        <w:r w:rsidDel="002C273A">
          <w:delText>Hints</w:delText>
        </w:r>
      </w:del>
    </w:p>
    <w:p w:rsidR="005B2348" w:rsidDel="002C273A" w:rsidRDefault="005B2348">
      <w:pPr>
        <w:pStyle w:val="Heading3"/>
        <w:rPr>
          <w:del w:id="1246" w:author="Valentin Dimitrov" w:date="2017-07-11T12:32:00Z"/>
        </w:rPr>
        <w:pPrChange w:id="1247" w:author="Valentin Dimitrov" w:date="2017-07-11T12:32:00Z">
          <w:pPr>
            <w:pStyle w:val="ListParagraph"/>
            <w:numPr>
              <w:numId w:val="26"/>
            </w:numPr>
            <w:ind w:hanging="360"/>
          </w:pPr>
        </w:pPrChange>
      </w:pPr>
      <w:del w:id="1248" w:author="Valentin Dimitrov" w:date="2017-07-11T12:32:00Z">
        <w:r w:rsidDel="002C273A">
          <w:delText>Search for “</w:delText>
        </w:r>
        <w:r w:rsidRPr="005B2348" w:rsidDel="002C273A">
          <w:rPr>
            <w:b w:val="0"/>
            <w:i/>
          </w:rPr>
          <w:delText>solving quadratic equation</w:delText>
        </w:r>
        <w:r w:rsidDel="002C273A">
          <w:delText>” in Internet.</w:delText>
        </w:r>
      </w:del>
    </w:p>
    <w:p w:rsidR="005B2348" w:rsidRPr="009572C5" w:rsidDel="002C273A" w:rsidRDefault="005B2348">
      <w:pPr>
        <w:pStyle w:val="Heading3"/>
        <w:rPr>
          <w:del w:id="1249" w:author="Valentin Dimitrov" w:date="2017-07-11T12:32:00Z"/>
        </w:rPr>
        <w:pPrChange w:id="1250" w:author="Valentin Dimitrov" w:date="2017-07-11T12:32:00Z">
          <w:pPr>
            <w:pStyle w:val="ListParagraph"/>
            <w:numPr>
              <w:numId w:val="26"/>
            </w:numPr>
            <w:ind w:hanging="360"/>
          </w:pPr>
        </w:pPrChange>
      </w:pPr>
      <w:del w:id="1251" w:author="Valentin Dimitrov" w:date="2017-07-11T12:32:00Z">
        <w:r w:rsidDel="002C273A">
          <w:delText xml:space="preserve">Use </w:delText>
        </w:r>
        <w:r w:rsidRPr="005B2348" w:rsidDel="002C273A">
          <w:rPr>
            <w:rStyle w:val="CodeChar"/>
          </w:rPr>
          <w:delText>if</w:delText>
        </w:r>
        <w:r w:rsidR="00BC1635" w:rsidDel="002C273A">
          <w:delText xml:space="preserve">-conditions and expressions to calculate the </w:delText>
        </w:r>
        <w:r w:rsidR="00BC1635" w:rsidRPr="00C531AF" w:rsidDel="002C273A">
          <w:rPr>
            <w:b w:val="0"/>
          </w:rPr>
          <w:delText>discriminant</w:delText>
        </w:r>
        <w:r w:rsidR="00BC1635" w:rsidDel="002C273A">
          <w:delText xml:space="preserve"> and the equation </w:delText>
        </w:r>
        <w:r w:rsidR="00BC1635" w:rsidRPr="00C531AF" w:rsidDel="002C273A">
          <w:rPr>
            <w:b w:val="0"/>
          </w:rPr>
          <w:delText>roots</w:delText>
        </w:r>
        <w:r w:rsidR="00BC1635" w:rsidDel="002C273A">
          <w:delText xml:space="preserve"> (if any).</w:delText>
        </w:r>
      </w:del>
    </w:p>
    <w:p w:rsidR="00134F26" w:rsidDel="002C273A" w:rsidRDefault="006B658F">
      <w:pPr>
        <w:pStyle w:val="Heading3"/>
        <w:rPr>
          <w:del w:id="1252" w:author="Valentin Dimitrov" w:date="2017-07-11T12:32:00Z"/>
        </w:rPr>
        <w:pPrChange w:id="1253" w:author="Valentin Dimitrov" w:date="2017-07-11T12:32:00Z">
          <w:pPr>
            <w:pStyle w:val="Heading2"/>
          </w:pPr>
        </w:pPrChange>
      </w:pPr>
      <w:del w:id="1254" w:author="Valentin Dimitrov" w:date="2017-07-11T12:32:00Z">
        <w:r w:rsidDel="002C273A">
          <w:delText>Multiplication Table</w:delText>
        </w:r>
      </w:del>
    </w:p>
    <w:p w:rsidR="00134F26" w:rsidDel="002C273A" w:rsidRDefault="00134F26">
      <w:pPr>
        <w:pStyle w:val="Heading3"/>
        <w:rPr>
          <w:del w:id="1255" w:author="Valentin Dimitrov" w:date="2017-07-11T12:32:00Z"/>
        </w:rPr>
        <w:pPrChange w:id="1256" w:author="Valentin Dimitrov" w:date="2017-07-11T12:32:00Z">
          <w:pPr/>
        </w:pPrChange>
      </w:pPr>
      <w:del w:id="1257" w:author="Valentin Dimitrov" w:date="2017-07-11T12:32:00Z">
        <w:r w:rsidDel="002C273A">
          <w:delText xml:space="preserve">Write a JS function </w:delText>
        </w:r>
        <w:r w:rsidR="006B658F" w:rsidDel="002C273A">
          <w:delText xml:space="preserve">to print a </w:delText>
        </w:r>
        <w:r w:rsidR="006B658F" w:rsidRPr="00872658" w:rsidDel="002C273A">
          <w:rPr>
            <w:b w:val="0"/>
          </w:rPr>
          <w:delText>math multiplication table</w:delText>
        </w:r>
        <w:r w:rsidR="006B658F" w:rsidDel="002C273A">
          <w:delText xml:space="preserve"> of size </w:delText>
        </w:r>
        <w:r w:rsidR="006B658F" w:rsidRPr="006B658F" w:rsidDel="002C273A">
          <w:rPr>
            <w:rStyle w:val="CodeChar"/>
          </w:rPr>
          <w:delText>n</w:delText>
        </w:r>
        <w:r w:rsidR="001F25D9" w:rsidDel="002C273A">
          <w:delText xml:space="preserve">, formatted as </w:delText>
        </w:r>
        <w:r w:rsidR="001F25D9" w:rsidRPr="001F25D9" w:rsidDel="002C273A">
          <w:rPr>
            <w:b w:val="0"/>
          </w:rPr>
          <w:delText>HTML table</w:delText>
        </w:r>
        <w:r w:rsidR="001F25D9" w:rsidDel="002C273A">
          <w:delText>.</w:delText>
        </w:r>
      </w:del>
    </w:p>
    <w:p w:rsidR="006B658F" w:rsidDel="002C273A" w:rsidRDefault="006B658F">
      <w:pPr>
        <w:pStyle w:val="Heading3"/>
        <w:rPr>
          <w:del w:id="1258" w:author="Valentin Dimitrov" w:date="2017-07-11T12:32:00Z"/>
        </w:rPr>
        <w:pPrChange w:id="1259" w:author="Valentin Dimitrov" w:date="2017-07-11T12:32:00Z">
          <w:pPr/>
        </w:pPrChange>
      </w:pPr>
      <w:del w:id="1260" w:author="Valentin Dimitrov" w:date="2017-07-11T12:32:00Z">
        <w:r w:rsidDel="002C273A">
          <w:delText xml:space="preserve">The </w:delText>
        </w:r>
        <w:r w:rsidRPr="00BA1772" w:rsidDel="002C273A">
          <w:rPr>
            <w:b w:val="0"/>
          </w:rPr>
          <w:delText>input</w:delText>
        </w:r>
        <w:r w:rsidDel="002C273A">
          <w:delText xml:space="preserve"> comes as array of strings. Its first element holds the number </w:delText>
        </w:r>
        <w:r w:rsidRPr="00347E21" w:rsidDel="002C273A">
          <w:rPr>
            <w:rStyle w:val="CodeChar"/>
          </w:rPr>
          <w:delText>n</w:delText>
        </w:r>
        <w:r w:rsidDel="002C273A">
          <w:delText xml:space="preserve"> (</w:delText>
        </w:r>
        <w:r w:rsidRPr="00347E21" w:rsidDel="002C273A">
          <w:rPr>
            <w:rStyle w:val="CodeChar"/>
          </w:rPr>
          <w:delText>0</w:delText>
        </w:r>
        <w:r w:rsidDel="002C273A">
          <w:delText xml:space="preserve"> &lt; </w:delText>
        </w:r>
        <w:r w:rsidRPr="00347E21" w:rsidDel="002C273A">
          <w:rPr>
            <w:rStyle w:val="CodeChar"/>
          </w:rPr>
          <w:delText>n</w:delText>
        </w:r>
        <w:r w:rsidDel="002C273A">
          <w:delText xml:space="preserve"> &lt; </w:delText>
        </w:r>
        <w:r w:rsidRPr="00347E21" w:rsidDel="002C273A">
          <w:rPr>
            <w:rStyle w:val="CodeChar"/>
          </w:rPr>
          <w:delText>100</w:delText>
        </w:r>
        <w:r w:rsidDel="002C273A">
          <w:delText>).</w:delText>
        </w:r>
      </w:del>
    </w:p>
    <w:p w:rsidR="006B658F" w:rsidDel="002C273A" w:rsidRDefault="006B658F">
      <w:pPr>
        <w:pStyle w:val="Heading3"/>
        <w:rPr>
          <w:del w:id="1261" w:author="Valentin Dimitrov" w:date="2017-07-11T12:32:00Z"/>
        </w:rPr>
        <w:pPrChange w:id="1262" w:author="Valentin Dimitrov" w:date="2017-07-11T12:32:00Z">
          <w:pPr/>
        </w:pPrChange>
      </w:pPr>
      <w:del w:id="1263" w:author="Valentin Dimitrov" w:date="2017-07-11T12:32:00Z">
        <w:r w:rsidDel="002C273A">
          <w:delText xml:space="preserve">The </w:delText>
        </w:r>
        <w:r w:rsidRPr="00BA1772" w:rsidDel="002C273A">
          <w:rPr>
            <w:b w:val="0"/>
          </w:rPr>
          <w:delText>output</w:delText>
        </w:r>
        <w:r w:rsidDel="002C273A">
          <w:delText xml:space="preserve"> consists of </w:delText>
        </w:r>
        <w:r w:rsidRPr="00347E21" w:rsidDel="002C273A">
          <w:rPr>
            <w:rStyle w:val="CodeChar"/>
          </w:rPr>
          <w:delText>n</w:delText>
        </w:r>
        <w:r w:rsidR="00941053" w:rsidDel="002C273A">
          <w:rPr>
            <w:rStyle w:val="CodeChar"/>
          </w:rPr>
          <w:delText>+3</w:delText>
        </w:r>
        <w:r w:rsidDel="002C273A">
          <w:delText xml:space="preserve"> text lines like shown below.</w:delText>
        </w:r>
      </w:del>
    </w:p>
    <w:p w:rsidR="00134F26" w:rsidDel="002C273A" w:rsidRDefault="00134F26">
      <w:pPr>
        <w:pStyle w:val="Heading3"/>
        <w:rPr>
          <w:del w:id="1264" w:author="Valentin Dimitrov" w:date="2017-07-11T12:32:00Z"/>
        </w:rPr>
      </w:pPr>
      <w:del w:id="1265" w:author="Valentin Dimitrov" w:date="2017-07-11T12:32:00Z">
        <w:r w:rsidDel="002C273A">
          <w:delText>Examples</w:delText>
        </w:r>
      </w:del>
    </w:p>
    <w:tbl>
      <w:tblPr>
        <w:tblStyle w:val="TableGrid"/>
        <w:tblW w:w="9033" w:type="dxa"/>
        <w:tblInd w:w="23" w:type="dxa"/>
        <w:tblLayout w:type="fixed"/>
        <w:tblCellMar>
          <w:top w:w="57" w:type="dxa"/>
          <w:left w:w="85" w:type="dxa"/>
          <w:bottom w:w="57" w:type="dxa"/>
          <w:right w:w="85" w:type="dxa"/>
        </w:tblCellMar>
        <w:tblLook w:val="04A0" w:firstRow="1" w:lastRow="0" w:firstColumn="1" w:lastColumn="0" w:noHBand="0" w:noVBand="1"/>
      </w:tblPr>
      <w:tblGrid>
        <w:gridCol w:w="1095"/>
        <w:gridCol w:w="7938"/>
      </w:tblGrid>
      <w:tr w:rsidR="006B658F" w:rsidRPr="006B658F" w:rsidDel="002C273A" w:rsidTr="00911C8B">
        <w:trPr>
          <w:del w:id="1266" w:author="Valentin Dimitrov" w:date="2017-07-11T12:32:00Z"/>
        </w:trPr>
        <w:tc>
          <w:tcPr>
            <w:tcW w:w="1095" w:type="dxa"/>
            <w:shd w:val="clear" w:color="auto" w:fill="D9D9D9" w:themeFill="background1" w:themeFillShade="D9"/>
          </w:tcPr>
          <w:p w:rsidR="006B658F" w:rsidRPr="006B658F" w:rsidDel="002C273A" w:rsidRDefault="006B658F">
            <w:pPr>
              <w:pStyle w:val="Heading3"/>
              <w:rPr>
                <w:del w:id="1267" w:author="Valentin Dimitrov" w:date="2017-07-11T12:32:00Z"/>
              </w:rPr>
              <w:pPrChange w:id="1268" w:author="Valentin Dimitrov" w:date="2017-07-11T12:32:00Z">
                <w:pPr>
                  <w:spacing w:before="0" w:after="0"/>
                </w:pPr>
              </w:pPrChange>
            </w:pPr>
            <w:del w:id="1269" w:author="Valentin Dimitrov" w:date="2017-07-11T12:32:00Z">
              <w:r w:rsidRPr="006B658F" w:rsidDel="002C273A">
                <w:rPr>
                  <w:b w:val="0"/>
                </w:rPr>
                <w:delText>Input</w:delText>
              </w:r>
            </w:del>
          </w:p>
        </w:tc>
        <w:tc>
          <w:tcPr>
            <w:tcW w:w="7938" w:type="dxa"/>
            <w:shd w:val="clear" w:color="auto" w:fill="auto"/>
          </w:tcPr>
          <w:p w:rsidR="006B658F" w:rsidRPr="006B658F" w:rsidDel="002C273A" w:rsidRDefault="006B658F">
            <w:pPr>
              <w:pStyle w:val="Heading3"/>
              <w:rPr>
                <w:del w:id="1270" w:author="Valentin Dimitrov" w:date="2017-07-11T12:32:00Z"/>
                <w:lang w:val="bg-BG"/>
              </w:rPr>
              <w:pPrChange w:id="1271" w:author="Valentin Dimitrov" w:date="2017-07-11T12:32:00Z">
                <w:pPr>
                  <w:spacing w:before="0" w:after="0"/>
                </w:pPr>
              </w:pPrChange>
            </w:pPr>
            <w:del w:id="1272" w:author="Valentin Dimitrov" w:date="2017-07-11T12:32:00Z">
              <w:r w:rsidDel="002C273A">
                <w:rPr>
                  <w:lang w:val="bg-BG"/>
                </w:rPr>
                <w:delText>5</w:delText>
              </w:r>
            </w:del>
          </w:p>
        </w:tc>
      </w:tr>
      <w:tr w:rsidR="006B658F" w:rsidRPr="006B658F" w:rsidDel="002C273A" w:rsidTr="00911C8B">
        <w:trPr>
          <w:del w:id="1273" w:author="Valentin Dimitrov" w:date="2017-07-11T12:32:00Z"/>
        </w:trPr>
        <w:tc>
          <w:tcPr>
            <w:tcW w:w="1095" w:type="dxa"/>
            <w:shd w:val="clear" w:color="auto" w:fill="D9D9D9" w:themeFill="background1" w:themeFillShade="D9"/>
          </w:tcPr>
          <w:p w:rsidR="006B658F" w:rsidRPr="006B658F" w:rsidDel="002C273A" w:rsidRDefault="006B658F">
            <w:pPr>
              <w:pStyle w:val="Heading3"/>
              <w:rPr>
                <w:del w:id="1274" w:author="Valentin Dimitrov" w:date="2017-07-11T12:32:00Z"/>
                <w:noProof/>
              </w:rPr>
              <w:pPrChange w:id="1275" w:author="Valentin Dimitrov" w:date="2017-07-11T12:32:00Z">
                <w:pPr>
                  <w:spacing w:before="0" w:after="0"/>
                </w:pPr>
              </w:pPrChange>
            </w:pPr>
            <w:del w:id="1276" w:author="Valentin Dimitrov" w:date="2017-07-11T12:32:00Z">
              <w:r w:rsidRPr="006B658F" w:rsidDel="002C273A">
                <w:rPr>
                  <w:b w:val="0"/>
                  <w:noProof/>
                </w:rPr>
                <w:delText>Output</w:delText>
              </w:r>
            </w:del>
          </w:p>
        </w:tc>
        <w:tc>
          <w:tcPr>
            <w:tcW w:w="7938" w:type="dxa"/>
            <w:shd w:val="clear" w:color="auto" w:fill="auto"/>
            <w:vAlign w:val="center"/>
          </w:tcPr>
          <w:p w:rsidR="006B658F" w:rsidRPr="006B658F" w:rsidDel="002C273A" w:rsidRDefault="006B658F">
            <w:pPr>
              <w:pStyle w:val="Heading3"/>
              <w:rPr>
                <w:del w:id="1277" w:author="Valentin Dimitrov" w:date="2017-07-11T12:32:00Z"/>
                <w:bCs/>
                <w:noProof/>
              </w:rPr>
              <w:pPrChange w:id="1278" w:author="Valentin Dimitrov" w:date="2017-07-11T12:32:00Z">
                <w:pPr>
                  <w:spacing w:before="0" w:after="0"/>
                </w:pPr>
              </w:pPrChange>
            </w:pPr>
            <w:del w:id="1279" w:author="Valentin Dimitrov" w:date="2017-07-11T12:32:00Z">
              <w:r w:rsidRPr="006B658F" w:rsidDel="002C273A">
                <w:rPr>
                  <w:bCs/>
                  <w:noProof/>
                </w:rPr>
                <w:delText>&lt;table</w:delText>
              </w:r>
              <w:r w:rsidDel="002C273A">
                <w:rPr>
                  <w:bCs/>
                  <w:noProof/>
                </w:rPr>
                <w:delText xml:space="preserve"> border="1"</w:delText>
              </w:r>
              <w:r w:rsidRPr="006B658F" w:rsidDel="002C273A">
                <w:rPr>
                  <w:bCs/>
                  <w:noProof/>
                </w:rPr>
                <w:delText>&gt;</w:delText>
              </w:r>
            </w:del>
          </w:p>
          <w:p w:rsidR="006B658F" w:rsidDel="002C273A" w:rsidRDefault="006B658F">
            <w:pPr>
              <w:pStyle w:val="Heading3"/>
              <w:rPr>
                <w:del w:id="1280" w:author="Valentin Dimitrov" w:date="2017-07-11T12:32:00Z"/>
                <w:bCs/>
                <w:noProof/>
              </w:rPr>
              <w:pPrChange w:id="1281" w:author="Valentin Dimitrov" w:date="2017-07-11T12:32:00Z">
                <w:pPr>
                  <w:spacing w:before="0" w:after="0"/>
                </w:pPr>
              </w:pPrChange>
            </w:pPr>
            <w:del w:id="1282" w:author="Valentin Dimitrov" w:date="2017-07-11T12:32:00Z">
              <w:r w:rsidRPr="006B658F" w:rsidDel="002C273A">
                <w:rPr>
                  <w:bCs/>
                  <w:noProof/>
                </w:rPr>
                <w:delText xml:space="preserve">  </w:delText>
              </w:r>
              <w:r w:rsidR="00872658" w:rsidDel="002C273A">
                <w:rPr>
                  <w:bCs/>
                  <w:noProof/>
                </w:rPr>
                <w:delText>&lt;</w:delText>
              </w:r>
              <w:r w:rsidR="00872658" w:rsidRPr="00872658" w:rsidDel="002C273A">
                <w:rPr>
                  <w:b w:val="0"/>
                  <w:bCs/>
                  <w:noProof/>
                </w:rPr>
                <w:delText>tr</w:delText>
              </w:r>
              <w:r w:rsidR="00872658" w:rsidDel="002C273A">
                <w:rPr>
                  <w:bCs/>
                  <w:noProof/>
                </w:rPr>
                <w:delText>&gt;</w:delText>
              </w:r>
              <w:r w:rsidRPr="006B658F" w:rsidDel="002C273A">
                <w:rPr>
                  <w:bCs/>
                  <w:noProof/>
                </w:rPr>
                <w:delText>&lt;t</w:delText>
              </w:r>
              <w:r w:rsidR="00872658" w:rsidDel="002C273A">
                <w:rPr>
                  <w:bCs/>
                  <w:noProof/>
                </w:rPr>
                <w:delText>h</w:delText>
              </w:r>
              <w:r w:rsidRPr="006B658F" w:rsidDel="002C273A">
                <w:rPr>
                  <w:bCs/>
                  <w:noProof/>
                </w:rPr>
                <w:delText>&gt;</w:delText>
              </w:r>
              <w:r w:rsidRPr="006B658F" w:rsidDel="002C273A">
                <w:rPr>
                  <w:b w:val="0"/>
                  <w:bCs/>
                  <w:noProof/>
                </w:rPr>
                <w:delText>x</w:delText>
              </w:r>
              <w:r w:rsidRPr="006B658F" w:rsidDel="002C273A">
                <w:rPr>
                  <w:bCs/>
                  <w:noProof/>
                </w:rPr>
                <w:delText>&lt;/t</w:delText>
              </w:r>
              <w:r w:rsidR="00872658" w:rsidDel="002C273A">
                <w:rPr>
                  <w:bCs/>
                  <w:noProof/>
                </w:rPr>
                <w:delText>h</w:delText>
              </w:r>
              <w:r w:rsidRPr="006B658F" w:rsidDel="002C273A">
                <w:rPr>
                  <w:bCs/>
                  <w:noProof/>
                </w:rPr>
                <w:delText>&gt;&lt;t</w:delText>
              </w:r>
              <w:r w:rsidR="00872658" w:rsidDel="002C273A">
                <w:rPr>
                  <w:bCs/>
                  <w:noProof/>
                </w:rPr>
                <w:delText>h</w:delText>
              </w:r>
              <w:r w:rsidRPr="006B658F" w:rsidDel="002C273A">
                <w:rPr>
                  <w:bCs/>
                  <w:noProof/>
                </w:rPr>
                <w:delText>&gt;</w:delText>
              </w:r>
              <w:r w:rsidRPr="006B658F" w:rsidDel="002C273A">
                <w:rPr>
                  <w:b w:val="0"/>
                  <w:bCs/>
                  <w:noProof/>
                </w:rPr>
                <w:delText>1</w:delText>
              </w:r>
              <w:r w:rsidRPr="006B658F" w:rsidDel="002C273A">
                <w:rPr>
                  <w:bCs/>
                  <w:noProof/>
                </w:rPr>
                <w:delText>&lt;/t</w:delText>
              </w:r>
              <w:r w:rsidR="00872658" w:rsidDel="002C273A">
                <w:rPr>
                  <w:bCs/>
                  <w:noProof/>
                </w:rPr>
                <w:delText>h</w:delText>
              </w:r>
              <w:r w:rsidRPr="006B658F" w:rsidDel="002C273A">
                <w:rPr>
                  <w:bCs/>
                  <w:noProof/>
                </w:rPr>
                <w:delText>&gt;&lt;t</w:delText>
              </w:r>
              <w:r w:rsidR="00872658" w:rsidDel="002C273A">
                <w:rPr>
                  <w:bCs/>
                  <w:noProof/>
                </w:rPr>
                <w:delText>h</w:delText>
              </w:r>
              <w:r w:rsidRPr="006B658F" w:rsidDel="002C273A">
                <w:rPr>
                  <w:bCs/>
                  <w:noProof/>
                </w:rPr>
                <w:delText>&gt;</w:delText>
              </w:r>
              <w:r w:rsidDel="002C273A">
                <w:rPr>
                  <w:b w:val="0"/>
                  <w:bCs/>
                  <w:noProof/>
                </w:rPr>
                <w:delText>2</w:delText>
              </w:r>
              <w:r w:rsidRPr="006B658F" w:rsidDel="002C273A">
                <w:rPr>
                  <w:bCs/>
                  <w:noProof/>
                </w:rPr>
                <w:delText>&lt;/t</w:delText>
              </w:r>
              <w:r w:rsidR="00872658" w:rsidDel="002C273A">
                <w:rPr>
                  <w:bCs/>
                  <w:noProof/>
                </w:rPr>
                <w:delText>h</w:delText>
              </w:r>
              <w:r w:rsidRPr="006B658F" w:rsidDel="002C273A">
                <w:rPr>
                  <w:bCs/>
                  <w:noProof/>
                </w:rPr>
                <w:delText>&gt;&lt;t</w:delText>
              </w:r>
              <w:r w:rsidR="00872658" w:rsidDel="002C273A">
                <w:rPr>
                  <w:bCs/>
                  <w:noProof/>
                </w:rPr>
                <w:delText>h</w:delText>
              </w:r>
              <w:r w:rsidRPr="006B658F" w:rsidDel="002C273A">
                <w:rPr>
                  <w:bCs/>
                  <w:noProof/>
                </w:rPr>
                <w:delText>&gt;</w:delText>
              </w:r>
              <w:r w:rsidDel="002C273A">
                <w:rPr>
                  <w:b w:val="0"/>
                  <w:bCs/>
                  <w:noProof/>
                </w:rPr>
                <w:delText>3</w:delText>
              </w:r>
              <w:r w:rsidRPr="006B658F" w:rsidDel="002C273A">
                <w:rPr>
                  <w:bCs/>
                  <w:noProof/>
                </w:rPr>
                <w:delText>&lt;/t</w:delText>
              </w:r>
              <w:r w:rsidR="00872658" w:rsidDel="002C273A">
                <w:rPr>
                  <w:bCs/>
                  <w:noProof/>
                </w:rPr>
                <w:delText>h</w:delText>
              </w:r>
              <w:r w:rsidRPr="006B658F" w:rsidDel="002C273A">
                <w:rPr>
                  <w:bCs/>
                  <w:noProof/>
                </w:rPr>
                <w:delText>&gt;&lt;t</w:delText>
              </w:r>
              <w:r w:rsidR="00872658" w:rsidDel="002C273A">
                <w:rPr>
                  <w:bCs/>
                  <w:noProof/>
                </w:rPr>
                <w:delText>h</w:delText>
              </w:r>
              <w:r w:rsidRPr="006B658F" w:rsidDel="002C273A">
                <w:rPr>
                  <w:bCs/>
                  <w:noProof/>
                </w:rPr>
                <w:delText>&gt;</w:delText>
              </w:r>
              <w:r w:rsidDel="002C273A">
                <w:rPr>
                  <w:b w:val="0"/>
                  <w:bCs/>
                  <w:noProof/>
                  <w:lang w:val="bg-BG"/>
                </w:rPr>
                <w:delText>4</w:delText>
              </w:r>
              <w:r w:rsidRPr="006B658F" w:rsidDel="002C273A">
                <w:rPr>
                  <w:bCs/>
                  <w:noProof/>
                </w:rPr>
                <w:delText>&lt;/t</w:delText>
              </w:r>
              <w:r w:rsidR="00872658" w:rsidDel="002C273A">
                <w:rPr>
                  <w:bCs/>
                  <w:noProof/>
                </w:rPr>
                <w:delText>h</w:delText>
              </w:r>
              <w:r w:rsidRPr="006B658F" w:rsidDel="002C273A">
                <w:rPr>
                  <w:bCs/>
                  <w:noProof/>
                </w:rPr>
                <w:delText>&gt;&lt;t</w:delText>
              </w:r>
              <w:r w:rsidR="00872658" w:rsidDel="002C273A">
                <w:rPr>
                  <w:bCs/>
                  <w:noProof/>
                </w:rPr>
                <w:delText>h</w:delText>
              </w:r>
              <w:r w:rsidRPr="006B658F" w:rsidDel="002C273A">
                <w:rPr>
                  <w:bCs/>
                  <w:noProof/>
                </w:rPr>
                <w:delText>&gt;</w:delText>
              </w:r>
              <w:r w:rsidDel="002C273A">
                <w:rPr>
                  <w:b w:val="0"/>
                  <w:bCs/>
                  <w:noProof/>
                  <w:lang w:val="bg-BG"/>
                </w:rPr>
                <w:delText>5</w:delText>
              </w:r>
              <w:r w:rsidRPr="006B658F" w:rsidDel="002C273A">
                <w:rPr>
                  <w:bCs/>
                  <w:noProof/>
                </w:rPr>
                <w:delText>&lt;/t</w:delText>
              </w:r>
              <w:r w:rsidR="00872658" w:rsidDel="002C273A">
                <w:rPr>
                  <w:bCs/>
                  <w:noProof/>
                </w:rPr>
                <w:delText>h</w:delText>
              </w:r>
              <w:r w:rsidRPr="006B658F" w:rsidDel="002C273A">
                <w:rPr>
                  <w:bCs/>
                  <w:noProof/>
                </w:rPr>
                <w:delText>&gt;</w:delText>
              </w:r>
              <w:r w:rsidDel="002C273A">
                <w:rPr>
                  <w:bCs/>
                  <w:noProof/>
                </w:rPr>
                <w:delText>&lt;/</w:delText>
              </w:r>
              <w:r w:rsidRPr="006B658F" w:rsidDel="002C273A">
                <w:rPr>
                  <w:b w:val="0"/>
                  <w:bCs/>
                  <w:noProof/>
                </w:rPr>
                <w:delText>t</w:delText>
              </w:r>
              <w:r w:rsidR="00CB2024" w:rsidDel="002C273A">
                <w:rPr>
                  <w:b w:val="0"/>
                  <w:bCs/>
                  <w:noProof/>
                </w:rPr>
                <w:delText>r</w:delText>
              </w:r>
              <w:r w:rsidDel="002C273A">
                <w:rPr>
                  <w:bCs/>
                  <w:noProof/>
                </w:rPr>
                <w:delText>&gt;</w:delText>
              </w:r>
            </w:del>
          </w:p>
          <w:p w:rsidR="006B658F" w:rsidDel="002C273A" w:rsidRDefault="006B658F">
            <w:pPr>
              <w:pStyle w:val="Heading3"/>
              <w:rPr>
                <w:del w:id="1283" w:author="Valentin Dimitrov" w:date="2017-07-11T12:32:00Z"/>
                <w:bCs/>
                <w:noProof/>
              </w:rPr>
              <w:pPrChange w:id="1284" w:author="Valentin Dimitrov" w:date="2017-07-11T12:32:00Z">
                <w:pPr>
                  <w:spacing w:before="0" w:after="0"/>
                </w:pPr>
              </w:pPrChange>
            </w:pPr>
            <w:del w:id="1285" w:author="Valentin Dimitrov" w:date="2017-07-11T12:32:00Z">
              <w:r w:rsidRPr="006B658F" w:rsidDel="002C273A">
                <w:rPr>
                  <w:bCs/>
                  <w:noProof/>
                </w:rPr>
                <w:delText xml:space="preserve">  &lt;</w:delText>
              </w:r>
              <w:r w:rsidRPr="006B658F" w:rsidDel="002C273A">
                <w:rPr>
                  <w:b w:val="0"/>
                  <w:bCs/>
                  <w:noProof/>
                </w:rPr>
                <w:delText>tr</w:delText>
              </w:r>
              <w:r w:rsidRPr="006B658F" w:rsidDel="002C273A">
                <w:rPr>
                  <w:bCs/>
                  <w:noProof/>
                </w:rPr>
                <w:delText>&gt;&lt;t</w:delText>
              </w:r>
              <w:r w:rsidR="00872658" w:rsidDel="002C273A">
                <w:rPr>
                  <w:bCs/>
                  <w:noProof/>
                </w:rPr>
                <w:delText>h</w:delText>
              </w:r>
              <w:r w:rsidRPr="006B658F" w:rsidDel="002C273A">
                <w:rPr>
                  <w:bCs/>
                  <w:noProof/>
                </w:rPr>
                <w:delText>&gt;</w:delText>
              </w:r>
              <w:r w:rsidDel="002C273A">
                <w:rPr>
                  <w:b w:val="0"/>
                  <w:bCs/>
                  <w:noProof/>
                </w:rPr>
                <w:delText>1</w:delText>
              </w:r>
              <w:r w:rsidR="00872658" w:rsidDel="002C273A">
                <w:rPr>
                  <w:bCs/>
                  <w:noProof/>
                </w:rPr>
                <w:delText>&lt;/th</w:delText>
              </w:r>
              <w:r w:rsidRPr="006B658F" w:rsidDel="002C273A">
                <w:rPr>
                  <w:bCs/>
                  <w:noProof/>
                </w:rPr>
                <w:delText>&gt;&lt;td&gt;</w:delText>
              </w:r>
              <w:r w:rsidRPr="006B658F" w:rsidDel="002C273A">
                <w:rPr>
                  <w:b w:val="0"/>
                  <w:bCs/>
                  <w:noProof/>
                </w:rPr>
                <w:delText>1</w:delText>
              </w:r>
              <w:r w:rsidRPr="006B658F" w:rsidDel="002C273A">
                <w:rPr>
                  <w:bCs/>
                  <w:noProof/>
                </w:rPr>
                <w:delText>&lt;/td&gt;&lt;td&gt;</w:delText>
              </w:r>
              <w:r w:rsidDel="002C273A">
                <w:rPr>
                  <w:b w:val="0"/>
                  <w:bCs/>
                  <w:noProof/>
                </w:rPr>
                <w:delText>2</w:delText>
              </w:r>
              <w:r w:rsidRPr="006B658F" w:rsidDel="002C273A">
                <w:rPr>
                  <w:bCs/>
                  <w:noProof/>
                </w:rPr>
                <w:delText>&lt;/td&gt;&lt;td&gt;</w:delText>
              </w:r>
              <w:r w:rsidDel="002C273A">
                <w:rPr>
                  <w:b w:val="0"/>
                  <w:bCs/>
                  <w:noProof/>
                </w:rPr>
                <w:delText>3</w:delText>
              </w:r>
              <w:r w:rsidRPr="006B658F" w:rsidDel="002C273A">
                <w:rPr>
                  <w:bCs/>
                  <w:noProof/>
                </w:rPr>
                <w:delText>&lt;/td&gt;&lt;td&gt;</w:delText>
              </w:r>
              <w:r w:rsidDel="002C273A">
                <w:rPr>
                  <w:b w:val="0"/>
                  <w:bCs/>
                  <w:noProof/>
                  <w:lang w:val="bg-BG"/>
                </w:rPr>
                <w:delText>4</w:delText>
              </w:r>
              <w:r w:rsidRPr="006B658F" w:rsidDel="002C273A">
                <w:rPr>
                  <w:bCs/>
                  <w:noProof/>
                </w:rPr>
                <w:delText>&lt;/td&gt;&lt;td&gt;</w:delText>
              </w:r>
              <w:r w:rsidDel="002C273A">
                <w:rPr>
                  <w:b w:val="0"/>
                  <w:bCs/>
                  <w:noProof/>
                  <w:lang w:val="bg-BG"/>
                </w:rPr>
                <w:delText>5</w:delText>
              </w:r>
              <w:r w:rsidRPr="006B658F" w:rsidDel="002C273A">
                <w:rPr>
                  <w:bCs/>
                  <w:noProof/>
                </w:rPr>
                <w:delText>&lt;/td&gt;</w:delText>
              </w:r>
              <w:r w:rsidDel="002C273A">
                <w:rPr>
                  <w:bCs/>
                  <w:noProof/>
                </w:rPr>
                <w:delText>&lt;/</w:delText>
              </w:r>
              <w:r w:rsidRPr="006B658F" w:rsidDel="002C273A">
                <w:rPr>
                  <w:b w:val="0"/>
                  <w:bCs/>
                  <w:noProof/>
                </w:rPr>
                <w:delText>tr</w:delText>
              </w:r>
              <w:r w:rsidDel="002C273A">
                <w:rPr>
                  <w:bCs/>
                  <w:noProof/>
                </w:rPr>
                <w:delText>&gt;</w:delText>
              </w:r>
            </w:del>
          </w:p>
          <w:p w:rsidR="006B658F" w:rsidDel="002C273A" w:rsidRDefault="006B658F">
            <w:pPr>
              <w:pStyle w:val="Heading3"/>
              <w:rPr>
                <w:del w:id="1286" w:author="Valentin Dimitrov" w:date="2017-07-11T12:32:00Z"/>
                <w:bCs/>
                <w:noProof/>
              </w:rPr>
              <w:pPrChange w:id="1287" w:author="Valentin Dimitrov" w:date="2017-07-11T12:32:00Z">
                <w:pPr>
                  <w:spacing w:before="0" w:after="0"/>
                </w:pPr>
              </w:pPrChange>
            </w:pPr>
            <w:del w:id="1288" w:author="Valentin Dimitrov" w:date="2017-07-11T12:32:00Z">
              <w:r w:rsidRPr="006B658F" w:rsidDel="002C273A">
                <w:rPr>
                  <w:bCs/>
                  <w:noProof/>
                </w:rPr>
                <w:delText xml:space="preserve">  &lt;</w:delText>
              </w:r>
              <w:r w:rsidRPr="006B658F" w:rsidDel="002C273A">
                <w:rPr>
                  <w:b w:val="0"/>
                  <w:bCs/>
                  <w:noProof/>
                </w:rPr>
                <w:delText>tr</w:delText>
              </w:r>
              <w:r w:rsidRPr="006B658F" w:rsidDel="002C273A">
                <w:rPr>
                  <w:bCs/>
                  <w:noProof/>
                </w:rPr>
                <w:delText>&gt;&lt;</w:delText>
              </w:r>
              <w:r w:rsidR="00872658" w:rsidDel="002C273A">
                <w:rPr>
                  <w:bCs/>
                  <w:noProof/>
                </w:rPr>
                <w:delText>th</w:delText>
              </w:r>
              <w:r w:rsidRPr="006B658F" w:rsidDel="002C273A">
                <w:rPr>
                  <w:bCs/>
                  <w:noProof/>
                </w:rPr>
                <w:delText>&gt;</w:delText>
              </w:r>
              <w:r w:rsidDel="002C273A">
                <w:rPr>
                  <w:b w:val="0"/>
                  <w:bCs/>
                  <w:noProof/>
                </w:rPr>
                <w:delText>2</w:delText>
              </w:r>
              <w:r w:rsidR="00872658" w:rsidDel="002C273A">
                <w:rPr>
                  <w:bCs/>
                  <w:noProof/>
                </w:rPr>
                <w:delText>&lt;/th</w:delText>
              </w:r>
              <w:r w:rsidRPr="006B658F" w:rsidDel="002C273A">
                <w:rPr>
                  <w:bCs/>
                  <w:noProof/>
                </w:rPr>
                <w:delText>&gt;&lt;td&gt;</w:delText>
              </w:r>
              <w:r w:rsidDel="002C273A">
                <w:rPr>
                  <w:b w:val="0"/>
                  <w:bCs/>
                  <w:noProof/>
                </w:rPr>
                <w:delText>2</w:delText>
              </w:r>
              <w:r w:rsidRPr="006B658F" w:rsidDel="002C273A">
                <w:rPr>
                  <w:bCs/>
                  <w:noProof/>
                </w:rPr>
                <w:delText>&lt;/td&gt;&lt;td&gt;</w:delText>
              </w:r>
              <w:r w:rsidDel="002C273A">
                <w:rPr>
                  <w:b w:val="0"/>
                  <w:bCs/>
                  <w:noProof/>
                </w:rPr>
                <w:delText>4</w:delText>
              </w:r>
              <w:r w:rsidRPr="006B658F" w:rsidDel="002C273A">
                <w:rPr>
                  <w:bCs/>
                  <w:noProof/>
                </w:rPr>
                <w:delText>&lt;/td&gt;&lt;td&gt;</w:delText>
              </w:r>
              <w:r w:rsidDel="002C273A">
                <w:rPr>
                  <w:b w:val="0"/>
                  <w:bCs/>
                  <w:noProof/>
                </w:rPr>
                <w:delText>6</w:delText>
              </w:r>
              <w:r w:rsidRPr="006B658F" w:rsidDel="002C273A">
                <w:rPr>
                  <w:bCs/>
                  <w:noProof/>
                </w:rPr>
                <w:delText>&lt;/td&gt;&lt;td&gt;</w:delText>
              </w:r>
              <w:r w:rsidDel="002C273A">
                <w:rPr>
                  <w:b w:val="0"/>
                  <w:bCs/>
                  <w:noProof/>
                </w:rPr>
                <w:delText>8</w:delText>
              </w:r>
              <w:r w:rsidRPr="006B658F" w:rsidDel="002C273A">
                <w:rPr>
                  <w:bCs/>
                  <w:noProof/>
                </w:rPr>
                <w:delText>&lt;/td&gt;&lt;td&gt;</w:delText>
              </w:r>
              <w:r w:rsidDel="002C273A">
                <w:rPr>
                  <w:b w:val="0"/>
                  <w:bCs/>
                  <w:noProof/>
                </w:rPr>
                <w:delText>10</w:delText>
              </w:r>
              <w:r w:rsidRPr="006B658F" w:rsidDel="002C273A">
                <w:rPr>
                  <w:bCs/>
                  <w:noProof/>
                </w:rPr>
                <w:delText>&lt;/td&gt;</w:delText>
              </w:r>
              <w:r w:rsidDel="002C273A">
                <w:rPr>
                  <w:bCs/>
                  <w:noProof/>
                </w:rPr>
                <w:delText>&lt;/</w:delText>
              </w:r>
              <w:r w:rsidRPr="006B658F" w:rsidDel="002C273A">
                <w:rPr>
                  <w:b w:val="0"/>
                  <w:bCs/>
                  <w:noProof/>
                </w:rPr>
                <w:delText>tr</w:delText>
              </w:r>
              <w:r w:rsidDel="002C273A">
                <w:rPr>
                  <w:bCs/>
                  <w:noProof/>
                </w:rPr>
                <w:delText>&gt;</w:delText>
              </w:r>
            </w:del>
          </w:p>
          <w:p w:rsidR="006B658F" w:rsidDel="002C273A" w:rsidRDefault="006B658F">
            <w:pPr>
              <w:pStyle w:val="Heading3"/>
              <w:rPr>
                <w:del w:id="1289" w:author="Valentin Dimitrov" w:date="2017-07-11T12:32:00Z"/>
                <w:bCs/>
                <w:noProof/>
              </w:rPr>
              <w:pPrChange w:id="1290" w:author="Valentin Dimitrov" w:date="2017-07-11T12:32:00Z">
                <w:pPr>
                  <w:spacing w:before="0" w:after="0"/>
                </w:pPr>
              </w:pPrChange>
            </w:pPr>
            <w:del w:id="1291" w:author="Valentin Dimitrov" w:date="2017-07-11T12:32:00Z">
              <w:r w:rsidRPr="006B658F" w:rsidDel="002C273A">
                <w:rPr>
                  <w:bCs/>
                  <w:noProof/>
                </w:rPr>
                <w:delText xml:space="preserve">  &lt;</w:delText>
              </w:r>
              <w:r w:rsidRPr="006B658F" w:rsidDel="002C273A">
                <w:rPr>
                  <w:b w:val="0"/>
                  <w:bCs/>
                  <w:noProof/>
                </w:rPr>
                <w:delText>tr</w:delText>
              </w:r>
              <w:r w:rsidRPr="006B658F" w:rsidDel="002C273A">
                <w:rPr>
                  <w:bCs/>
                  <w:noProof/>
                </w:rPr>
                <w:delText>&gt;&lt;</w:delText>
              </w:r>
              <w:r w:rsidR="00872658" w:rsidDel="002C273A">
                <w:rPr>
                  <w:bCs/>
                  <w:noProof/>
                </w:rPr>
                <w:delText>th</w:delText>
              </w:r>
              <w:r w:rsidRPr="006B658F" w:rsidDel="002C273A">
                <w:rPr>
                  <w:bCs/>
                  <w:noProof/>
                </w:rPr>
                <w:delText>&gt;</w:delText>
              </w:r>
              <w:r w:rsidDel="002C273A">
                <w:rPr>
                  <w:b w:val="0"/>
                  <w:bCs/>
                  <w:noProof/>
                </w:rPr>
                <w:delText>3</w:delText>
              </w:r>
              <w:r w:rsidR="00872658" w:rsidDel="002C273A">
                <w:rPr>
                  <w:bCs/>
                  <w:noProof/>
                </w:rPr>
                <w:delText>&lt;/th</w:delText>
              </w:r>
              <w:r w:rsidRPr="006B658F" w:rsidDel="002C273A">
                <w:rPr>
                  <w:bCs/>
                  <w:noProof/>
                </w:rPr>
                <w:delText>&gt;&lt;td&gt;</w:delText>
              </w:r>
              <w:r w:rsidDel="002C273A">
                <w:rPr>
                  <w:b w:val="0"/>
                  <w:bCs/>
                  <w:noProof/>
                </w:rPr>
                <w:delText>3</w:delText>
              </w:r>
              <w:r w:rsidRPr="006B658F" w:rsidDel="002C273A">
                <w:rPr>
                  <w:bCs/>
                  <w:noProof/>
                </w:rPr>
                <w:delText>&lt;/td&gt;&lt;td&gt;</w:delText>
              </w:r>
              <w:r w:rsidDel="002C273A">
                <w:rPr>
                  <w:b w:val="0"/>
                  <w:bCs/>
                  <w:noProof/>
                </w:rPr>
                <w:delText>6</w:delText>
              </w:r>
              <w:r w:rsidRPr="006B658F" w:rsidDel="002C273A">
                <w:rPr>
                  <w:bCs/>
                  <w:noProof/>
                </w:rPr>
                <w:delText>&lt;/td&gt;&lt;td&gt;</w:delText>
              </w:r>
              <w:r w:rsidDel="002C273A">
                <w:rPr>
                  <w:b w:val="0"/>
                  <w:bCs/>
                  <w:noProof/>
                </w:rPr>
                <w:delText>9</w:delText>
              </w:r>
              <w:r w:rsidRPr="006B658F" w:rsidDel="002C273A">
                <w:rPr>
                  <w:bCs/>
                  <w:noProof/>
                </w:rPr>
                <w:delText>&lt;/td&gt;&lt;td&gt;</w:delText>
              </w:r>
              <w:r w:rsidDel="002C273A">
                <w:rPr>
                  <w:b w:val="0"/>
                  <w:bCs/>
                  <w:noProof/>
                </w:rPr>
                <w:delText>12</w:delText>
              </w:r>
              <w:r w:rsidRPr="006B658F" w:rsidDel="002C273A">
                <w:rPr>
                  <w:bCs/>
                  <w:noProof/>
                </w:rPr>
                <w:delText>&lt;/td&gt;&lt;td&gt;</w:delText>
              </w:r>
              <w:r w:rsidDel="002C273A">
                <w:rPr>
                  <w:b w:val="0"/>
                  <w:bCs/>
                  <w:noProof/>
                </w:rPr>
                <w:delText>15</w:delText>
              </w:r>
              <w:r w:rsidRPr="006B658F" w:rsidDel="002C273A">
                <w:rPr>
                  <w:bCs/>
                  <w:noProof/>
                </w:rPr>
                <w:delText>&lt;/td&gt;</w:delText>
              </w:r>
              <w:r w:rsidDel="002C273A">
                <w:rPr>
                  <w:bCs/>
                  <w:noProof/>
                </w:rPr>
                <w:delText>&lt;/</w:delText>
              </w:r>
              <w:r w:rsidRPr="006B658F" w:rsidDel="002C273A">
                <w:rPr>
                  <w:b w:val="0"/>
                  <w:bCs/>
                  <w:noProof/>
                </w:rPr>
                <w:delText>tr</w:delText>
              </w:r>
              <w:r w:rsidDel="002C273A">
                <w:rPr>
                  <w:bCs/>
                  <w:noProof/>
                </w:rPr>
                <w:delText>&gt;</w:delText>
              </w:r>
            </w:del>
          </w:p>
          <w:p w:rsidR="006B658F" w:rsidDel="002C273A" w:rsidRDefault="006B658F">
            <w:pPr>
              <w:pStyle w:val="Heading3"/>
              <w:rPr>
                <w:del w:id="1292" w:author="Valentin Dimitrov" w:date="2017-07-11T12:32:00Z"/>
                <w:bCs/>
                <w:noProof/>
              </w:rPr>
              <w:pPrChange w:id="1293" w:author="Valentin Dimitrov" w:date="2017-07-11T12:32:00Z">
                <w:pPr>
                  <w:spacing w:before="0" w:after="0"/>
                </w:pPr>
              </w:pPrChange>
            </w:pPr>
            <w:del w:id="1294" w:author="Valentin Dimitrov" w:date="2017-07-11T12:32:00Z">
              <w:r w:rsidRPr="006B658F" w:rsidDel="002C273A">
                <w:rPr>
                  <w:bCs/>
                  <w:noProof/>
                </w:rPr>
                <w:delText xml:space="preserve">  &lt;</w:delText>
              </w:r>
              <w:r w:rsidRPr="006B658F" w:rsidDel="002C273A">
                <w:rPr>
                  <w:b w:val="0"/>
                  <w:bCs/>
                  <w:noProof/>
                </w:rPr>
                <w:delText>tr</w:delText>
              </w:r>
              <w:r w:rsidRPr="006B658F" w:rsidDel="002C273A">
                <w:rPr>
                  <w:bCs/>
                  <w:noProof/>
                </w:rPr>
                <w:delText>&gt;&lt;</w:delText>
              </w:r>
              <w:r w:rsidR="00872658" w:rsidDel="002C273A">
                <w:rPr>
                  <w:bCs/>
                  <w:noProof/>
                </w:rPr>
                <w:delText>th</w:delText>
              </w:r>
              <w:r w:rsidRPr="006B658F" w:rsidDel="002C273A">
                <w:rPr>
                  <w:bCs/>
                  <w:noProof/>
                </w:rPr>
                <w:delText>&gt;</w:delText>
              </w:r>
              <w:r w:rsidDel="002C273A">
                <w:rPr>
                  <w:b w:val="0"/>
                  <w:bCs/>
                  <w:noProof/>
                </w:rPr>
                <w:delText>4</w:delText>
              </w:r>
              <w:r w:rsidR="00872658" w:rsidDel="002C273A">
                <w:rPr>
                  <w:bCs/>
                  <w:noProof/>
                </w:rPr>
                <w:delText>&lt;/th</w:delText>
              </w:r>
              <w:r w:rsidRPr="006B658F" w:rsidDel="002C273A">
                <w:rPr>
                  <w:bCs/>
                  <w:noProof/>
                </w:rPr>
                <w:delText>&gt;&lt;td&gt;</w:delText>
              </w:r>
              <w:r w:rsidDel="002C273A">
                <w:rPr>
                  <w:b w:val="0"/>
                  <w:bCs/>
                  <w:noProof/>
                </w:rPr>
                <w:delText>4</w:delText>
              </w:r>
              <w:r w:rsidRPr="006B658F" w:rsidDel="002C273A">
                <w:rPr>
                  <w:bCs/>
                  <w:noProof/>
                </w:rPr>
                <w:delText>&lt;/td&gt;&lt;td&gt;</w:delText>
              </w:r>
              <w:r w:rsidDel="002C273A">
                <w:rPr>
                  <w:b w:val="0"/>
                  <w:bCs/>
                  <w:noProof/>
                </w:rPr>
                <w:delText>8</w:delText>
              </w:r>
              <w:r w:rsidRPr="006B658F" w:rsidDel="002C273A">
                <w:rPr>
                  <w:bCs/>
                  <w:noProof/>
                </w:rPr>
                <w:delText>&lt;/td&gt;&lt;td&gt;</w:delText>
              </w:r>
              <w:r w:rsidDel="002C273A">
                <w:rPr>
                  <w:b w:val="0"/>
                  <w:bCs/>
                  <w:noProof/>
                </w:rPr>
                <w:delText>12</w:delText>
              </w:r>
              <w:r w:rsidRPr="006B658F" w:rsidDel="002C273A">
                <w:rPr>
                  <w:bCs/>
                  <w:noProof/>
                </w:rPr>
                <w:delText>&lt;/td&gt;&lt;td&gt;</w:delText>
              </w:r>
              <w:r w:rsidDel="002C273A">
                <w:rPr>
                  <w:b w:val="0"/>
                  <w:bCs/>
                  <w:noProof/>
                </w:rPr>
                <w:delText>16</w:delText>
              </w:r>
              <w:r w:rsidRPr="006B658F" w:rsidDel="002C273A">
                <w:rPr>
                  <w:bCs/>
                  <w:noProof/>
                </w:rPr>
                <w:delText>&lt;/td&gt;&lt;td&gt;</w:delText>
              </w:r>
              <w:r w:rsidDel="002C273A">
                <w:rPr>
                  <w:b w:val="0"/>
                  <w:bCs/>
                  <w:noProof/>
                </w:rPr>
                <w:delText>20</w:delText>
              </w:r>
              <w:r w:rsidRPr="006B658F" w:rsidDel="002C273A">
                <w:rPr>
                  <w:bCs/>
                  <w:noProof/>
                </w:rPr>
                <w:delText>&lt;/td&gt;</w:delText>
              </w:r>
              <w:r w:rsidDel="002C273A">
                <w:rPr>
                  <w:bCs/>
                  <w:noProof/>
                </w:rPr>
                <w:delText>&lt;/</w:delText>
              </w:r>
              <w:r w:rsidRPr="006B658F" w:rsidDel="002C273A">
                <w:rPr>
                  <w:b w:val="0"/>
                  <w:bCs/>
                  <w:noProof/>
                </w:rPr>
                <w:delText>tr</w:delText>
              </w:r>
              <w:r w:rsidDel="002C273A">
                <w:rPr>
                  <w:bCs/>
                  <w:noProof/>
                </w:rPr>
                <w:delText>&gt;</w:delText>
              </w:r>
            </w:del>
          </w:p>
          <w:p w:rsidR="006B658F" w:rsidDel="002C273A" w:rsidRDefault="006B658F">
            <w:pPr>
              <w:pStyle w:val="Heading3"/>
              <w:rPr>
                <w:del w:id="1295" w:author="Valentin Dimitrov" w:date="2017-07-11T12:32:00Z"/>
                <w:bCs/>
                <w:noProof/>
              </w:rPr>
              <w:pPrChange w:id="1296" w:author="Valentin Dimitrov" w:date="2017-07-11T12:32:00Z">
                <w:pPr>
                  <w:spacing w:before="0" w:after="0"/>
                </w:pPr>
              </w:pPrChange>
            </w:pPr>
            <w:del w:id="1297" w:author="Valentin Dimitrov" w:date="2017-07-11T12:32:00Z">
              <w:r w:rsidRPr="006B658F" w:rsidDel="002C273A">
                <w:rPr>
                  <w:bCs/>
                  <w:noProof/>
                </w:rPr>
                <w:delText xml:space="preserve">  &lt;</w:delText>
              </w:r>
              <w:r w:rsidRPr="006B658F" w:rsidDel="002C273A">
                <w:rPr>
                  <w:b w:val="0"/>
                  <w:bCs/>
                  <w:noProof/>
                </w:rPr>
                <w:delText>tr</w:delText>
              </w:r>
              <w:r w:rsidRPr="006B658F" w:rsidDel="002C273A">
                <w:rPr>
                  <w:bCs/>
                  <w:noProof/>
                </w:rPr>
                <w:delText>&gt;&lt;</w:delText>
              </w:r>
              <w:r w:rsidR="00872658" w:rsidDel="002C273A">
                <w:rPr>
                  <w:bCs/>
                  <w:noProof/>
                </w:rPr>
                <w:delText>th</w:delText>
              </w:r>
              <w:r w:rsidRPr="006B658F" w:rsidDel="002C273A">
                <w:rPr>
                  <w:bCs/>
                  <w:noProof/>
                </w:rPr>
                <w:delText>&gt;</w:delText>
              </w:r>
              <w:r w:rsidDel="002C273A">
                <w:rPr>
                  <w:b w:val="0"/>
                  <w:bCs/>
                  <w:noProof/>
                </w:rPr>
                <w:delText>5</w:delText>
              </w:r>
              <w:r w:rsidRPr="006B658F" w:rsidDel="002C273A">
                <w:rPr>
                  <w:bCs/>
                  <w:noProof/>
                </w:rPr>
                <w:delText>&lt;/t</w:delText>
              </w:r>
              <w:r w:rsidR="00872658" w:rsidDel="002C273A">
                <w:rPr>
                  <w:bCs/>
                  <w:noProof/>
                </w:rPr>
                <w:delText>h</w:delText>
              </w:r>
              <w:r w:rsidRPr="006B658F" w:rsidDel="002C273A">
                <w:rPr>
                  <w:bCs/>
                  <w:noProof/>
                </w:rPr>
                <w:delText>&gt;&lt;td&gt;</w:delText>
              </w:r>
              <w:r w:rsidDel="002C273A">
                <w:rPr>
                  <w:b w:val="0"/>
                  <w:bCs/>
                  <w:noProof/>
                </w:rPr>
                <w:delText>5</w:delText>
              </w:r>
              <w:r w:rsidRPr="006B658F" w:rsidDel="002C273A">
                <w:rPr>
                  <w:bCs/>
                  <w:noProof/>
                </w:rPr>
                <w:delText>&lt;/td&gt;&lt;td&gt;</w:delText>
              </w:r>
              <w:r w:rsidDel="002C273A">
                <w:rPr>
                  <w:b w:val="0"/>
                  <w:bCs/>
                  <w:noProof/>
                </w:rPr>
                <w:delText>10</w:delText>
              </w:r>
              <w:r w:rsidRPr="006B658F" w:rsidDel="002C273A">
                <w:rPr>
                  <w:bCs/>
                  <w:noProof/>
                </w:rPr>
                <w:delText>&lt;/td&gt;&lt;td&gt;</w:delText>
              </w:r>
              <w:r w:rsidDel="002C273A">
                <w:rPr>
                  <w:b w:val="0"/>
                  <w:bCs/>
                  <w:noProof/>
                </w:rPr>
                <w:delText>15</w:delText>
              </w:r>
              <w:r w:rsidRPr="006B658F" w:rsidDel="002C273A">
                <w:rPr>
                  <w:bCs/>
                  <w:noProof/>
                </w:rPr>
                <w:delText>&lt;/td&gt;&lt;td&gt;</w:delText>
              </w:r>
              <w:r w:rsidDel="002C273A">
                <w:rPr>
                  <w:b w:val="0"/>
                  <w:bCs/>
                  <w:noProof/>
                </w:rPr>
                <w:delText>20</w:delText>
              </w:r>
              <w:r w:rsidRPr="006B658F" w:rsidDel="002C273A">
                <w:rPr>
                  <w:bCs/>
                  <w:noProof/>
                </w:rPr>
                <w:delText>&lt;/td&gt;&lt;td&gt;</w:delText>
              </w:r>
              <w:r w:rsidDel="002C273A">
                <w:rPr>
                  <w:b w:val="0"/>
                  <w:bCs/>
                  <w:noProof/>
                </w:rPr>
                <w:delText>25</w:delText>
              </w:r>
              <w:r w:rsidRPr="006B658F" w:rsidDel="002C273A">
                <w:rPr>
                  <w:bCs/>
                  <w:noProof/>
                </w:rPr>
                <w:delText>&lt;/td&gt;</w:delText>
              </w:r>
              <w:r w:rsidDel="002C273A">
                <w:rPr>
                  <w:bCs/>
                  <w:noProof/>
                </w:rPr>
                <w:delText>&lt;/</w:delText>
              </w:r>
              <w:r w:rsidRPr="006B658F" w:rsidDel="002C273A">
                <w:rPr>
                  <w:b w:val="0"/>
                  <w:bCs/>
                  <w:noProof/>
                </w:rPr>
                <w:delText>tr</w:delText>
              </w:r>
              <w:r w:rsidDel="002C273A">
                <w:rPr>
                  <w:bCs/>
                  <w:noProof/>
                </w:rPr>
                <w:delText>&gt;</w:delText>
              </w:r>
            </w:del>
          </w:p>
          <w:p w:rsidR="006B658F" w:rsidRPr="006B658F" w:rsidDel="002C273A" w:rsidRDefault="006B658F">
            <w:pPr>
              <w:pStyle w:val="Heading3"/>
              <w:rPr>
                <w:del w:id="1298" w:author="Valentin Dimitrov" w:date="2017-07-11T12:32:00Z"/>
                <w:bCs/>
                <w:noProof/>
              </w:rPr>
              <w:pPrChange w:id="1299" w:author="Valentin Dimitrov" w:date="2017-07-11T12:32:00Z">
                <w:pPr>
                  <w:spacing w:before="0" w:after="0"/>
                </w:pPr>
              </w:pPrChange>
            </w:pPr>
            <w:del w:id="1300" w:author="Valentin Dimitrov" w:date="2017-07-11T12:32:00Z">
              <w:r w:rsidDel="002C273A">
                <w:rPr>
                  <w:bCs/>
                  <w:noProof/>
                </w:rPr>
                <w:delText>&lt;/table&gt;</w:delText>
              </w:r>
            </w:del>
          </w:p>
        </w:tc>
      </w:tr>
      <w:tr w:rsidR="006B658F" w:rsidRPr="006B658F" w:rsidDel="002C273A" w:rsidTr="00911C8B">
        <w:trPr>
          <w:del w:id="1301" w:author="Valentin Dimitrov" w:date="2017-07-11T12:32:00Z"/>
        </w:trPr>
        <w:tc>
          <w:tcPr>
            <w:tcW w:w="1095" w:type="dxa"/>
            <w:shd w:val="clear" w:color="auto" w:fill="D9D9D9" w:themeFill="background1" w:themeFillShade="D9"/>
          </w:tcPr>
          <w:p w:rsidR="006B658F" w:rsidRPr="006B658F" w:rsidDel="002C273A" w:rsidRDefault="006B658F">
            <w:pPr>
              <w:pStyle w:val="Heading3"/>
              <w:rPr>
                <w:del w:id="1302" w:author="Valentin Dimitrov" w:date="2017-07-11T12:32:00Z"/>
                <w:noProof/>
              </w:rPr>
              <w:pPrChange w:id="1303" w:author="Valentin Dimitrov" w:date="2017-07-11T12:32:00Z">
                <w:pPr>
                  <w:spacing w:before="0" w:after="0"/>
                </w:pPr>
              </w:pPrChange>
            </w:pPr>
            <w:del w:id="1304" w:author="Valentin Dimitrov" w:date="2017-07-11T12:32:00Z">
              <w:r w:rsidDel="002C273A">
                <w:rPr>
                  <w:b w:val="0"/>
                  <w:noProof/>
                </w:rPr>
                <w:delText>Preview</w:delText>
              </w:r>
            </w:del>
          </w:p>
        </w:tc>
        <w:tc>
          <w:tcPr>
            <w:tcW w:w="7938" w:type="dxa"/>
            <w:shd w:val="clear" w:color="auto" w:fill="auto"/>
            <w:vAlign w:val="center"/>
          </w:tcPr>
          <w:p w:rsidR="006B658F" w:rsidRPr="006B658F" w:rsidDel="002C273A" w:rsidRDefault="00872658">
            <w:pPr>
              <w:pStyle w:val="Heading3"/>
              <w:rPr>
                <w:del w:id="1305" w:author="Valentin Dimitrov" w:date="2017-07-11T12:32:00Z"/>
                <w:bCs/>
                <w:noProof/>
              </w:rPr>
              <w:pPrChange w:id="1306" w:author="Valentin Dimitrov" w:date="2017-07-11T12:32:00Z">
                <w:pPr>
                  <w:spacing w:before="0" w:after="0"/>
                </w:pPr>
              </w:pPrChange>
            </w:pPr>
            <w:del w:id="1307" w:author="Valentin Dimitrov" w:date="2017-07-11T12:32:00Z">
              <w:r w:rsidDel="002C273A">
                <w:rPr>
                  <w:noProof/>
                </w:rPr>
                <w:drawing>
                  <wp:inline distT="0" distB="0" distL="0" distR="0" wp14:anchorId="34FB8F05" wp14:editId="31AA70B5">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79600" cy="1828800"/>
                            </a:xfrm>
                            <a:prstGeom prst="rect">
                              <a:avLst/>
                            </a:prstGeom>
                          </pic:spPr>
                        </pic:pic>
                      </a:graphicData>
                    </a:graphic>
                  </wp:inline>
                </w:drawing>
              </w:r>
            </w:del>
          </w:p>
        </w:tc>
      </w:tr>
    </w:tbl>
    <w:p w:rsidR="00134F26" w:rsidDel="002C273A" w:rsidRDefault="00134F26">
      <w:pPr>
        <w:pStyle w:val="Heading3"/>
        <w:rPr>
          <w:del w:id="1308" w:author="Valentin Dimitrov" w:date="2017-07-11T12:32:00Z"/>
        </w:rPr>
      </w:pPr>
      <w:del w:id="1309" w:author="Valentin Dimitrov" w:date="2017-07-11T12:32:00Z">
        <w:r w:rsidDel="002C273A">
          <w:delText>Hints</w:delText>
        </w:r>
      </w:del>
    </w:p>
    <w:p w:rsidR="00BC7B81" w:rsidDel="002C273A" w:rsidRDefault="00BC7B81">
      <w:pPr>
        <w:pStyle w:val="Heading3"/>
        <w:rPr>
          <w:del w:id="1310" w:author="Valentin Dimitrov" w:date="2017-07-11T12:32:00Z"/>
        </w:rPr>
        <w:pPrChange w:id="1311" w:author="Valentin Dimitrov" w:date="2017-07-11T12:32:00Z">
          <w:pPr>
            <w:pStyle w:val="ListParagraph"/>
            <w:numPr>
              <w:numId w:val="22"/>
            </w:numPr>
            <w:ind w:hanging="360"/>
          </w:pPr>
        </w:pPrChange>
      </w:pPr>
      <w:del w:id="1312" w:author="Valentin Dimitrov" w:date="2017-07-11T12:32:00Z">
        <w:r w:rsidDel="002C273A">
          <w:delText xml:space="preserve">Create a function </w:delText>
        </w:r>
        <w:r w:rsidRPr="00BC7B81" w:rsidDel="002C273A">
          <w:rPr>
            <w:rStyle w:val="CodeChar"/>
          </w:rPr>
          <w:delText>multiplicationTable([n]) { … }</w:delText>
        </w:r>
        <w:r w:rsidDel="002C273A">
          <w:delText xml:space="preserve">. It will return a table of size </w:delText>
        </w:r>
        <w:r w:rsidRPr="00BC7B81" w:rsidDel="002C273A">
          <w:rPr>
            <w:rStyle w:val="CodeChar"/>
          </w:rPr>
          <w:delText>n</w:delText>
        </w:r>
        <w:r w:rsidDel="002C273A">
          <w:delText>.</w:delText>
        </w:r>
      </w:del>
    </w:p>
    <w:p w:rsidR="00872658" w:rsidDel="002C273A" w:rsidRDefault="00872658">
      <w:pPr>
        <w:pStyle w:val="Heading3"/>
        <w:rPr>
          <w:del w:id="1313" w:author="Valentin Dimitrov" w:date="2017-07-11T12:32:00Z"/>
        </w:rPr>
        <w:pPrChange w:id="1314" w:author="Valentin Dimitrov" w:date="2017-07-11T12:32:00Z">
          <w:pPr>
            <w:pStyle w:val="ListParagraph"/>
            <w:numPr>
              <w:numId w:val="22"/>
            </w:numPr>
            <w:ind w:hanging="360"/>
          </w:pPr>
        </w:pPrChange>
      </w:pPr>
      <w:del w:id="1315" w:author="Valentin Dimitrov" w:date="2017-07-11T12:32:00Z">
        <w:r w:rsidDel="002C273A">
          <w:delText>First, print the “</w:delText>
        </w:r>
        <w:r w:rsidRPr="00872658" w:rsidDel="002C273A">
          <w:rPr>
            <w:rStyle w:val="CodeChar"/>
          </w:rPr>
          <w:delText>&lt;table</w:delText>
        </w:r>
        <w:r w:rsidR="00BC7B81" w:rsidRPr="00BC7B81" w:rsidDel="002C273A">
          <w:rPr>
            <w:rStyle w:val="CodeChar"/>
            <w:rFonts w:asciiTheme="minorHAnsi" w:hAnsiTheme="minorHAnsi"/>
          </w:rPr>
          <w:delText xml:space="preserve"> </w:delText>
        </w:r>
        <w:r w:rsidR="00BC7B81" w:rsidDel="002C273A">
          <w:rPr>
            <w:rStyle w:val="CodeChar"/>
          </w:rPr>
          <w:delText>border='1'</w:delText>
        </w:r>
        <w:r w:rsidRPr="00872658" w:rsidDel="002C273A">
          <w:rPr>
            <w:rStyle w:val="CodeChar"/>
          </w:rPr>
          <w:delText>&gt;</w:delText>
        </w:r>
        <w:r w:rsidDel="002C273A">
          <w:delText xml:space="preserve">” </w:delText>
        </w:r>
        <w:r w:rsidR="00BC7B81" w:rsidDel="002C273A">
          <w:delText xml:space="preserve">opening </w:delText>
        </w:r>
        <w:r w:rsidDel="002C273A">
          <w:delText>tag.</w:delText>
        </w:r>
      </w:del>
    </w:p>
    <w:p w:rsidR="00BC7B81" w:rsidDel="002C273A" w:rsidRDefault="00872658">
      <w:pPr>
        <w:pStyle w:val="Heading3"/>
        <w:rPr>
          <w:del w:id="1316" w:author="Valentin Dimitrov" w:date="2017-07-11T12:32:00Z"/>
        </w:rPr>
        <w:pPrChange w:id="1317" w:author="Valentin Dimitrov" w:date="2017-07-11T12:32:00Z">
          <w:pPr>
            <w:pStyle w:val="ListParagraph"/>
            <w:numPr>
              <w:numId w:val="22"/>
            </w:numPr>
            <w:ind w:hanging="360"/>
          </w:pPr>
        </w:pPrChange>
      </w:pPr>
      <w:del w:id="1318" w:author="Valentin Dimitrov" w:date="2017-07-11T12:32:00Z">
        <w:r w:rsidDel="002C273A">
          <w:delText xml:space="preserve">Using a </w:delText>
        </w:r>
        <w:r w:rsidR="004C518B" w:rsidDel="002C273A">
          <w:delText xml:space="preserve">simple </w:delText>
        </w:r>
        <w:r w:rsidDel="002C273A">
          <w:delText xml:space="preserve">loop, print the </w:delText>
        </w:r>
        <w:r w:rsidRPr="00872658" w:rsidDel="002C273A">
          <w:rPr>
            <w:b w:val="0"/>
          </w:rPr>
          <w:delText>heading row</w:delText>
        </w:r>
        <w:r w:rsidR="00BC7B81" w:rsidDel="002C273A">
          <w:delText>.</w:delText>
        </w:r>
      </w:del>
    </w:p>
    <w:p w:rsidR="00872658" w:rsidDel="002C273A" w:rsidRDefault="00BC7B81">
      <w:pPr>
        <w:pStyle w:val="Heading3"/>
        <w:rPr>
          <w:del w:id="1319" w:author="Valentin Dimitrov" w:date="2017-07-11T12:32:00Z"/>
        </w:rPr>
        <w:pPrChange w:id="1320" w:author="Valentin Dimitrov" w:date="2017-07-11T12:32:00Z">
          <w:pPr>
            <w:pStyle w:val="ListParagraph"/>
            <w:numPr>
              <w:ilvl w:val="1"/>
              <w:numId w:val="22"/>
            </w:numPr>
            <w:ind w:left="1440" w:hanging="360"/>
          </w:pPr>
        </w:pPrChange>
      </w:pPr>
      <w:del w:id="1321" w:author="Valentin Dimitrov" w:date="2017-07-11T12:32:00Z">
        <w:r w:rsidDel="002C273A">
          <w:delText>It should</w:delText>
        </w:r>
        <w:r w:rsidR="00872658" w:rsidDel="002C273A">
          <w:delText xml:space="preserve"> hold </w:delText>
        </w:r>
        <w:r w:rsidRPr="00BC7B81" w:rsidDel="002C273A">
          <w:rPr>
            <w:rStyle w:val="CodeChar"/>
          </w:rPr>
          <w:delText>&lt;tr&gt;</w:delText>
        </w:r>
        <w:r w:rsidDel="002C273A">
          <w:delText xml:space="preserve"> + </w:delText>
        </w:r>
        <w:r w:rsidR="00872658" w:rsidDel="002C273A">
          <w:delText>“</w:delText>
        </w:r>
        <w:r w:rsidR="00872658" w:rsidRPr="00872658" w:rsidDel="002C273A">
          <w:rPr>
            <w:rStyle w:val="CodeChar"/>
          </w:rPr>
          <w:delText>x</w:delText>
        </w:r>
        <w:r w:rsidR="00872658" w:rsidDel="002C273A">
          <w:delText xml:space="preserve">” </w:delText>
        </w:r>
        <w:r w:rsidR="00941053" w:rsidDel="002C273A">
          <w:delText>+</w:delText>
        </w:r>
        <w:r w:rsidR="00872658" w:rsidDel="002C273A">
          <w:delText xml:space="preserve"> the numbers </w:delText>
        </w:r>
        <w:r w:rsidR="00872658" w:rsidRPr="00872658" w:rsidDel="002C273A">
          <w:rPr>
            <w:rStyle w:val="CodeChar"/>
          </w:rPr>
          <w:delText>1</w:delText>
        </w:r>
        <w:r w:rsidR="00872658" w:rsidDel="002C273A">
          <w:delText>…</w:delText>
        </w:r>
        <w:r w:rsidR="00872658" w:rsidRPr="00872658" w:rsidDel="002C273A">
          <w:rPr>
            <w:rStyle w:val="CodeChar"/>
          </w:rPr>
          <w:delText>n</w:delText>
        </w:r>
        <w:r w:rsidDel="002C273A">
          <w:delText xml:space="preserve"> (all surrounded in </w:delText>
        </w:r>
        <w:r w:rsidRPr="00BC7B81" w:rsidDel="002C273A">
          <w:rPr>
            <w:rStyle w:val="CodeChar"/>
          </w:rPr>
          <w:delText>&lt;td&gt;&lt;/td&gt;</w:delText>
        </w:r>
        <w:r w:rsidDel="002C273A">
          <w:delText xml:space="preserve">) + </w:delText>
        </w:r>
        <w:r w:rsidRPr="00BC7B81" w:rsidDel="002C273A">
          <w:rPr>
            <w:rStyle w:val="CodeChar"/>
          </w:rPr>
          <w:delText>&lt;/tr&gt;</w:delText>
        </w:r>
        <w:r w:rsidDel="002C273A">
          <w:delText>.</w:delText>
        </w:r>
      </w:del>
    </w:p>
    <w:p w:rsidR="00BC7B81" w:rsidDel="002C273A" w:rsidRDefault="00872658">
      <w:pPr>
        <w:pStyle w:val="Heading3"/>
        <w:rPr>
          <w:del w:id="1322" w:author="Valentin Dimitrov" w:date="2017-07-11T12:32:00Z"/>
        </w:rPr>
        <w:pPrChange w:id="1323" w:author="Valentin Dimitrov" w:date="2017-07-11T12:32:00Z">
          <w:pPr>
            <w:pStyle w:val="ListParagraph"/>
            <w:numPr>
              <w:numId w:val="22"/>
            </w:numPr>
            <w:ind w:hanging="360"/>
          </w:pPr>
        </w:pPrChange>
      </w:pPr>
      <w:del w:id="1324" w:author="Valentin Dimitrov" w:date="2017-07-11T12:32:00Z">
        <w:r w:rsidDel="002C273A">
          <w:delText xml:space="preserve">Print the </w:delText>
        </w:r>
        <w:r w:rsidRPr="00BC7B81" w:rsidDel="002C273A">
          <w:rPr>
            <w:b w:val="0"/>
          </w:rPr>
          <w:delText>next</w:delText>
        </w:r>
        <w:r w:rsidDel="002C273A">
          <w:delText xml:space="preserve"> </w:delText>
        </w:r>
        <w:r w:rsidRPr="00872658" w:rsidDel="002C273A">
          <w:rPr>
            <w:rStyle w:val="CodeChar"/>
          </w:rPr>
          <w:delText>n</w:delText>
        </w:r>
        <w:r w:rsidDel="002C273A">
          <w:delText xml:space="preserve"> </w:delText>
        </w:r>
        <w:r w:rsidRPr="00BC7B81" w:rsidDel="002C273A">
          <w:rPr>
            <w:b w:val="0"/>
          </w:rPr>
          <w:delText>lines</w:delText>
        </w:r>
        <w:r w:rsidDel="002C273A">
          <w:delText xml:space="preserve"> using nested loops.</w:delText>
        </w:r>
      </w:del>
    </w:p>
    <w:p w:rsidR="00872658" w:rsidDel="002C273A" w:rsidRDefault="00941053">
      <w:pPr>
        <w:pStyle w:val="Heading3"/>
        <w:rPr>
          <w:del w:id="1325" w:author="Valentin Dimitrov" w:date="2017-07-11T12:32:00Z"/>
        </w:rPr>
        <w:pPrChange w:id="1326" w:author="Valentin Dimitrov" w:date="2017-07-11T12:32:00Z">
          <w:pPr>
            <w:pStyle w:val="ListParagraph"/>
            <w:numPr>
              <w:ilvl w:val="1"/>
              <w:numId w:val="22"/>
            </w:numPr>
            <w:ind w:left="1440" w:hanging="360"/>
          </w:pPr>
        </w:pPrChange>
      </w:pPr>
      <w:del w:id="1327" w:author="Valentin Dimitrov" w:date="2017-07-11T12:32:00Z">
        <w:r w:rsidDel="002C273A">
          <w:delText xml:space="preserve">For each line </w:delText>
        </w:r>
        <w:r w:rsidR="00BC7B81" w:rsidDel="002C273A">
          <w:delText xml:space="preserve">start with </w:delText>
        </w:r>
        <w:r w:rsidR="00BC7B81" w:rsidRPr="00BC7B81" w:rsidDel="002C273A">
          <w:rPr>
            <w:rStyle w:val="CodeChar"/>
          </w:rPr>
          <w:delText>&lt;tr&gt;</w:delText>
        </w:r>
        <w:r w:rsidR="00BC7B81" w:rsidDel="002C273A">
          <w:delText>, then append</w:delText>
        </w:r>
        <w:r w:rsidDel="002C273A">
          <w:delText xml:space="preserve"> its elements </w:delText>
        </w:r>
        <w:r w:rsidR="00BC7B81" w:rsidDel="002C273A">
          <w:delText xml:space="preserve">in a loop (all surrounded in </w:delText>
        </w:r>
        <w:r w:rsidR="00BC7B81" w:rsidRPr="00BC7B81" w:rsidDel="002C273A">
          <w:rPr>
            <w:rStyle w:val="CodeChar"/>
          </w:rPr>
          <w:delText>&lt;td&gt;&lt;/td&gt;</w:delText>
        </w:r>
        <w:r w:rsidR="00BC7B81" w:rsidDel="002C273A">
          <w:delText xml:space="preserve">) and finally append </w:delText>
        </w:r>
        <w:r w:rsidR="00BC7B81" w:rsidRPr="00BC7B81" w:rsidDel="002C273A">
          <w:rPr>
            <w:rStyle w:val="CodeChar"/>
          </w:rPr>
          <w:delText>&lt;/tr&gt;</w:delText>
        </w:r>
        <w:r w:rsidDel="002C273A">
          <w:delText>.</w:delText>
        </w:r>
      </w:del>
    </w:p>
    <w:p w:rsidR="00872658" w:rsidDel="002C273A" w:rsidRDefault="00BC7B81">
      <w:pPr>
        <w:pStyle w:val="Heading3"/>
        <w:rPr>
          <w:del w:id="1328" w:author="Valentin Dimitrov" w:date="2017-07-11T12:32:00Z"/>
        </w:rPr>
        <w:pPrChange w:id="1329" w:author="Valentin Dimitrov" w:date="2017-07-11T12:32:00Z">
          <w:pPr>
            <w:pStyle w:val="ListParagraph"/>
            <w:numPr>
              <w:numId w:val="22"/>
            </w:numPr>
            <w:ind w:hanging="360"/>
          </w:pPr>
        </w:pPrChange>
      </w:pPr>
      <w:del w:id="1330" w:author="Valentin Dimitrov" w:date="2017-07-11T12:32:00Z">
        <w:r w:rsidDel="002C273A">
          <w:delText>After the loops, at the end</w:delText>
        </w:r>
        <w:r w:rsidR="00872658" w:rsidDel="002C273A">
          <w:delText>, print the “</w:delText>
        </w:r>
        <w:r w:rsidR="00872658" w:rsidRPr="00872658" w:rsidDel="002C273A">
          <w:rPr>
            <w:rStyle w:val="CodeChar"/>
          </w:rPr>
          <w:delText>&lt;</w:delText>
        </w:r>
        <w:r w:rsidR="00872658" w:rsidDel="002C273A">
          <w:rPr>
            <w:rStyle w:val="CodeChar"/>
          </w:rPr>
          <w:delText>/</w:delText>
        </w:r>
        <w:r w:rsidR="00872658" w:rsidRPr="00872658" w:rsidDel="002C273A">
          <w:rPr>
            <w:rStyle w:val="CodeChar"/>
          </w:rPr>
          <w:delText>table&gt;</w:delText>
        </w:r>
        <w:r w:rsidR="00872658" w:rsidDel="002C273A">
          <w:delText xml:space="preserve">” </w:delText>
        </w:r>
        <w:r w:rsidDel="002C273A">
          <w:delText xml:space="preserve">closing </w:delText>
        </w:r>
        <w:r w:rsidR="00872658" w:rsidDel="002C273A">
          <w:delText>tag.</w:delText>
        </w:r>
      </w:del>
    </w:p>
    <w:p w:rsidR="00941053" w:rsidDel="002C273A" w:rsidRDefault="00941053">
      <w:pPr>
        <w:pStyle w:val="Heading3"/>
        <w:rPr>
          <w:del w:id="1331" w:author="Valentin Dimitrov" w:date="2017-07-11T12:32:00Z"/>
        </w:rPr>
        <w:pPrChange w:id="1332" w:author="Valentin Dimitrov" w:date="2017-07-11T12:32:00Z">
          <w:pPr>
            <w:pStyle w:val="ListParagraph"/>
            <w:numPr>
              <w:numId w:val="22"/>
            </w:numPr>
            <w:ind w:hanging="360"/>
          </w:pPr>
        </w:pPrChange>
      </w:pPr>
      <w:del w:id="1333" w:author="Valentin Dimitrov" w:date="2017-07-11T12:32:00Z">
        <w:r w:rsidDel="002C273A">
          <w:delText xml:space="preserve">You may visualize </w:delText>
        </w:r>
        <w:r w:rsidR="001F25D9" w:rsidDel="002C273A">
          <w:delText>your code’s</w:delText>
        </w:r>
        <w:r w:rsidDel="002C273A">
          <w:delText xml:space="preserve"> output in the browser like this:</w:delText>
        </w:r>
      </w:del>
    </w:p>
    <w:p w:rsidR="00941053" w:rsidDel="002C273A" w:rsidRDefault="00941053">
      <w:pPr>
        <w:pStyle w:val="Heading3"/>
        <w:rPr>
          <w:del w:id="1334" w:author="Valentin Dimitrov" w:date="2017-07-11T12:32:00Z"/>
        </w:rPr>
        <w:pPrChange w:id="1335" w:author="Valentin Dimitrov" w:date="2017-07-11T12:32:00Z">
          <w:pPr>
            <w:ind w:left="436" w:firstLine="284"/>
          </w:pPr>
        </w:pPrChange>
      </w:pPr>
      <w:del w:id="1336" w:author="Valentin Dimitrov" w:date="2017-07-11T12:32:00Z">
        <w:r w:rsidDel="002C273A">
          <w:rPr>
            <w:noProof/>
          </w:rPr>
          <w:drawing>
            <wp:inline distT="0" distB="0" distL="0" distR="0" wp14:anchorId="72B2AAF0" wp14:editId="4B54BB90">
              <wp:extent cx="4467600" cy="14760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600" cy="147600"/>
                      </a:xfrm>
                      <a:prstGeom prst="rect">
                        <a:avLst/>
                      </a:prstGeom>
                    </pic:spPr>
                  </pic:pic>
                </a:graphicData>
              </a:graphic>
            </wp:inline>
          </w:drawing>
        </w:r>
      </w:del>
    </w:p>
    <w:p w:rsidR="00546BB8" w:rsidDel="002C273A" w:rsidRDefault="003578C4">
      <w:pPr>
        <w:pStyle w:val="Heading3"/>
        <w:rPr>
          <w:del w:id="1337" w:author="Valentin Dimitrov" w:date="2017-07-11T12:32:00Z"/>
        </w:rPr>
        <w:pPrChange w:id="1338" w:author="Valentin Dimitrov" w:date="2017-07-11T12:32:00Z">
          <w:pPr>
            <w:pStyle w:val="Heading2"/>
          </w:pPr>
        </w:pPrChange>
      </w:pPr>
      <w:del w:id="1339" w:author="Valentin Dimitrov" w:date="2017-07-11T12:32:00Z">
        <w:r w:rsidDel="002C273A">
          <w:delText>Figure o</w:delText>
        </w:r>
        <w:r w:rsidR="004415A7" w:rsidDel="002C273A">
          <w:delText>f</w:delText>
        </w:r>
        <w:r w:rsidDel="002C273A">
          <w:delText xml:space="preserve"> 4 Squares</w:delText>
        </w:r>
      </w:del>
    </w:p>
    <w:p w:rsidR="00546BB8" w:rsidDel="002C273A" w:rsidRDefault="00735A0E">
      <w:pPr>
        <w:pStyle w:val="Heading3"/>
        <w:rPr>
          <w:del w:id="1340" w:author="Valentin Dimitrov" w:date="2017-07-11T12:32:00Z"/>
        </w:rPr>
        <w:pPrChange w:id="1341" w:author="Valentin Dimitrov" w:date="2017-07-11T12:32:00Z">
          <w:pPr/>
        </w:pPrChange>
      </w:pPr>
      <w:del w:id="1342" w:author="Valentin Dimitrov" w:date="2017-07-11T12:32:00Z">
        <w:r w:rsidDel="002C273A">
          <w:delText xml:space="preserve">Write a JS function to print a </w:delText>
        </w:r>
        <w:r w:rsidR="003578C4" w:rsidDel="002C273A">
          <w:rPr>
            <w:b w:val="0"/>
          </w:rPr>
          <w:delText>figure of 4 squares</w:delText>
        </w:r>
        <w:r w:rsidDel="002C273A">
          <w:delText xml:space="preserve"> </w:delText>
        </w:r>
        <w:r w:rsidR="003578C4" w:rsidDel="002C273A">
          <w:delText xml:space="preserve">of size </w:delText>
        </w:r>
        <w:r w:rsidR="003578C4" w:rsidRPr="003578C4" w:rsidDel="002C273A">
          <w:rPr>
            <w:rStyle w:val="CodeChar"/>
          </w:rPr>
          <w:delText>n</w:delText>
        </w:r>
        <w:r w:rsidR="003578C4" w:rsidDel="002C273A">
          <w:delText xml:space="preserve"> </w:delText>
        </w:r>
        <w:r w:rsidDel="002C273A">
          <w:delText xml:space="preserve">like shown </w:delText>
        </w:r>
        <w:r w:rsidR="003578C4" w:rsidDel="002C273A">
          <w:delText xml:space="preserve">in the examples </w:delText>
        </w:r>
        <w:r w:rsidDel="002C273A">
          <w:delText>below</w:delText>
        </w:r>
        <w:r w:rsidR="003578C4" w:rsidDel="002C273A">
          <w:delText>.</w:delText>
        </w:r>
      </w:del>
    </w:p>
    <w:p w:rsidR="003578C4" w:rsidDel="002C273A" w:rsidRDefault="003578C4">
      <w:pPr>
        <w:pStyle w:val="Heading3"/>
        <w:rPr>
          <w:del w:id="1343" w:author="Valentin Dimitrov" w:date="2017-07-11T12:32:00Z"/>
        </w:rPr>
        <w:pPrChange w:id="1344" w:author="Valentin Dimitrov" w:date="2017-07-11T12:32:00Z">
          <w:pPr/>
        </w:pPrChange>
      </w:pPr>
      <w:del w:id="1345" w:author="Valentin Dimitrov" w:date="2017-07-11T12:32:00Z">
        <w:r w:rsidDel="002C273A">
          <w:delText xml:space="preserve">The </w:delText>
        </w:r>
        <w:r w:rsidRPr="000C16DC" w:rsidDel="002C273A">
          <w:rPr>
            <w:b w:val="0"/>
          </w:rPr>
          <w:delText>input</w:delText>
        </w:r>
        <w:r w:rsidDel="002C273A">
          <w:delText xml:space="preserve"> is an integer number </w:delText>
        </w:r>
        <w:r w:rsidRPr="003578C4" w:rsidDel="002C273A">
          <w:rPr>
            <w:rStyle w:val="CodeChar"/>
          </w:rPr>
          <w:delText>n</w:delText>
        </w:r>
        <w:r w:rsidDel="002C273A">
          <w:delText xml:space="preserve"> in the range [</w:delText>
        </w:r>
        <w:r w:rsidR="000C16DC" w:rsidDel="002C273A">
          <w:delText>2</w:delText>
        </w:r>
        <w:r w:rsidDel="002C273A">
          <w:delText xml:space="preserve"> … </w:delText>
        </w:r>
        <w:r w:rsidR="000C16DC" w:rsidDel="002C273A">
          <w:delText>200</w:delText>
        </w:r>
        <w:r w:rsidDel="002C273A">
          <w:delText>].</w:delText>
        </w:r>
      </w:del>
    </w:p>
    <w:p w:rsidR="003578C4" w:rsidDel="002C273A" w:rsidRDefault="003578C4">
      <w:pPr>
        <w:pStyle w:val="Heading3"/>
        <w:rPr>
          <w:del w:id="1346" w:author="Valentin Dimitrov" w:date="2017-07-11T12:32:00Z"/>
        </w:rPr>
        <w:pPrChange w:id="1347" w:author="Valentin Dimitrov" w:date="2017-07-11T12:32:00Z">
          <w:pPr/>
        </w:pPrChange>
      </w:pPr>
      <w:del w:id="1348" w:author="Valentin Dimitrov" w:date="2017-07-11T12:32:00Z">
        <w:r w:rsidDel="002C273A">
          <w:delText xml:space="preserve">The </w:delText>
        </w:r>
        <w:r w:rsidRPr="000C16DC" w:rsidDel="002C273A">
          <w:rPr>
            <w:b w:val="0"/>
          </w:rPr>
          <w:delText>output</w:delText>
        </w:r>
        <w:r w:rsidDel="002C273A">
          <w:delText xml:space="preserve"> consists of </w:delText>
        </w:r>
        <w:r w:rsidRPr="003578C4" w:rsidDel="002C273A">
          <w:rPr>
            <w:rStyle w:val="CodeChar"/>
          </w:rPr>
          <w:delText>n</w:delText>
        </w:r>
        <w:r w:rsidDel="002C273A">
          <w:delText xml:space="preserve"> lines</w:delText>
        </w:r>
        <w:r w:rsidR="000C16DC" w:rsidDel="002C273A">
          <w:delText xml:space="preserve"> for </w:delText>
        </w:r>
        <w:r w:rsidR="000C16DC" w:rsidRPr="000C16DC" w:rsidDel="002C273A">
          <w:rPr>
            <w:b w:val="0"/>
          </w:rPr>
          <w:delText xml:space="preserve">odd </w:delText>
        </w:r>
        <w:r w:rsidR="000C16DC" w:rsidRPr="000C16DC" w:rsidDel="002C273A">
          <w:rPr>
            <w:rStyle w:val="CodeChar"/>
          </w:rPr>
          <w:delText>n</w:delText>
        </w:r>
        <w:r w:rsidR="000C16DC" w:rsidDel="002C273A">
          <w:delText xml:space="preserve"> and </w:delText>
        </w:r>
        <w:r w:rsidR="000C16DC" w:rsidRPr="000C16DC" w:rsidDel="002C273A">
          <w:rPr>
            <w:rStyle w:val="CodeChar"/>
          </w:rPr>
          <w:delText>n-1</w:delText>
        </w:r>
        <w:r w:rsidR="000C16DC" w:rsidDel="002C273A">
          <w:delText xml:space="preserve"> lines for </w:delText>
        </w:r>
        <w:r w:rsidR="000C16DC" w:rsidRPr="000C16DC" w:rsidDel="002C273A">
          <w:rPr>
            <w:rStyle w:val="CodeChar"/>
          </w:rPr>
          <w:delText>even</w:delText>
        </w:r>
        <w:r w:rsidR="000C16DC" w:rsidDel="002C273A">
          <w:delText xml:space="preserve"> </w:delText>
        </w:r>
        <w:r w:rsidR="000C16DC" w:rsidRPr="000C16DC" w:rsidDel="002C273A">
          <w:rPr>
            <w:rStyle w:val="CodeChar"/>
          </w:rPr>
          <w:delText>n</w:delText>
        </w:r>
        <w:r w:rsidR="000C16DC" w:rsidDel="002C273A">
          <w:delText>. Each line</w:delText>
        </w:r>
        <w:r w:rsidDel="002C273A">
          <w:delText xml:space="preserve"> hold</w:delText>
        </w:r>
        <w:r w:rsidR="000C16DC" w:rsidDel="002C273A">
          <w:delText>s</w:delText>
        </w:r>
        <w:r w:rsidDel="002C273A">
          <w:delText xml:space="preserve"> </w:delText>
        </w:r>
        <w:r w:rsidRPr="003578C4" w:rsidDel="002C273A">
          <w:rPr>
            <w:rStyle w:val="CodeChar"/>
          </w:rPr>
          <w:delText>2*n-1</w:delText>
        </w:r>
        <w:r w:rsidDel="002C273A">
          <w:delText xml:space="preserve"> characters (</w:delText>
        </w:r>
        <w:r w:rsidRPr="003578C4" w:rsidDel="002C273A">
          <w:rPr>
            <w:rStyle w:val="CodeChar"/>
          </w:rPr>
          <w:delText>+</w:delText>
        </w:r>
        <w:r w:rsidDel="002C273A">
          <w:delText xml:space="preserve"> or</w:delText>
        </w:r>
        <w:r w:rsidR="00EA573C" w:rsidDel="002C273A">
          <w:delText xml:space="preserve"> </w:delText>
        </w:r>
        <w:r w:rsidR="00EA573C" w:rsidRPr="00EA573C" w:rsidDel="002C273A">
          <w:rPr>
            <w:rStyle w:val="CodeChar"/>
          </w:rPr>
          <w:delText>|</w:delText>
        </w:r>
        <w:r w:rsidR="00EA573C" w:rsidDel="002C273A">
          <w:delText xml:space="preserve"> or</w:delText>
        </w:r>
        <w:r w:rsidDel="002C273A">
          <w:delText xml:space="preserve"> </w:delText>
        </w:r>
        <w:r w:rsidRPr="003578C4" w:rsidDel="002C273A">
          <w:rPr>
            <w:b w:val="0"/>
            <w:i/>
          </w:rPr>
          <w:delText>space</w:delText>
        </w:r>
        <w:r w:rsidDel="002C273A">
          <w:delText>) as shown in the examples.</w:delText>
        </w:r>
        <w:r w:rsidR="000C16DC" w:rsidDel="002C273A">
          <w:delText xml:space="preserve"> The figure is fully symmetric (horizontally and vertically).</w:delText>
        </w:r>
      </w:del>
    </w:p>
    <w:p w:rsidR="00EA573C" w:rsidDel="002C273A" w:rsidRDefault="00EA573C">
      <w:pPr>
        <w:pStyle w:val="Heading3"/>
        <w:rPr>
          <w:del w:id="1349" w:author="Valentin Dimitrov" w:date="2017-07-11T12:32:00Z"/>
        </w:rPr>
      </w:pPr>
      <w:del w:id="1350" w:author="Valentin Dimitrov" w:date="2017-07-11T12:32:00Z">
        <w:r w:rsidDel="002C273A">
          <w:delText>Examples</w:delText>
        </w:r>
      </w:del>
    </w:p>
    <w:tbl>
      <w:tblPr>
        <w:tblStyle w:val="TableGrid"/>
        <w:tblW w:w="10222" w:type="dxa"/>
        <w:tblInd w:w="23" w:type="dxa"/>
        <w:tblLayout w:type="fixed"/>
        <w:tblCellMar>
          <w:top w:w="57" w:type="dxa"/>
          <w:left w:w="85" w:type="dxa"/>
          <w:bottom w:w="57" w:type="dxa"/>
          <w:right w:w="85" w:type="dxa"/>
        </w:tblCellMar>
        <w:tblLook w:val="04A0" w:firstRow="1" w:lastRow="0" w:firstColumn="1" w:lastColumn="0" w:noHBand="0" w:noVBand="1"/>
      </w:tblPr>
      <w:tblGrid>
        <w:gridCol w:w="831"/>
        <w:gridCol w:w="1138"/>
        <w:gridCol w:w="360"/>
        <w:gridCol w:w="769"/>
        <w:gridCol w:w="1380"/>
        <w:gridCol w:w="360"/>
        <w:gridCol w:w="769"/>
        <w:gridCol w:w="1622"/>
        <w:gridCol w:w="360"/>
        <w:gridCol w:w="769"/>
        <w:gridCol w:w="1864"/>
      </w:tblGrid>
      <w:tr w:rsidR="000C16DC" w:rsidRPr="00603773" w:rsidDel="002C273A" w:rsidTr="00911C8B">
        <w:trPr>
          <w:del w:id="1351" w:author="Valentin Dimitrov" w:date="2017-07-11T12:32:00Z"/>
        </w:trPr>
        <w:tc>
          <w:tcPr>
            <w:tcW w:w="831" w:type="dxa"/>
            <w:shd w:val="clear" w:color="auto" w:fill="D9D9D9" w:themeFill="background1" w:themeFillShade="D9"/>
          </w:tcPr>
          <w:p w:rsidR="000C16DC" w:rsidRPr="00603773" w:rsidDel="002C273A" w:rsidRDefault="000C16DC">
            <w:pPr>
              <w:pStyle w:val="Heading3"/>
              <w:rPr>
                <w:del w:id="1352" w:author="Valentin Dimitrov" w:date="2017-07-11T12:32:00Z"/>
              </w:rPr>
              <w:pPrChange w:id="1353" w:author="Valentin Dimitrov" w:date="2017-07-11T12:32:00Z">
                <w:pPr>
                  <w:spacing w:before="0" w:after="0"/>
                  <w:jc w:val="center"/>
                </w:pPr>
              </w:pPrChange>
            </w:pPr>
            <w:del w:id="1354" w:author="Valentin Dimitrov" w:date="2017-07-11T12:32:00Z">
              <w:r w:rsidRPr="00603773" w:rsidDel="002C273A">
                <w:rPr>
                  <w:b w:val="0"/>
                </w:rPr>
                <w:delText>Input</w:delText>
              </w:r>
            </w:del>
          </w:p>
        </w:tc>
        <w:tc>
          <w:tcPr>
            <w:tcW w:w="1138" w:type="dxa"/>
            <w:shd w:val="clear" w:color="auto" w:fill="D9D9D9" w:themeFill="background1" w:themeFillShade="D9"/>
          </w:tcPr>
          <w:p w:rsidR="000C16DC" w:rsidRPr="00603773" w:rsidDel="002C273A" w:rsidRDefault="000C16DC">
            <w:pPr>
              <w:pStyle w:val="Heading3"/>
              <w:rPr>
                <w:del w:id="1355" w:author="Valentin Dimitrov" w:date="2017-07-11T12:32:00Z"/>
              </w:rPr>
              <w:pPrChange w:id="1356" w:author="Valentin Dimitrov" w:date="2017-07-11T12:32:00Z">
                <w:pPr>
                  <w:spacing w:before="0" w:after="0"/>
                  <w:jc w:val="center"/>
                </w:pPr>
              </w:pPrChange>
            </w:pPr>
            <w:del w:id="1357" w:author="Valentin Dimitrov" w:date="2017-07-11T12:32:00Z">
              <w:r w:rsidRPr="00603773" w:rsidDel="002C273A">
                <w:rPr>
                  <w:b w:val="0"/>
                </w:rPr>
                <w:delText>Output</w:delText>
              </w:r>
            </w:del>
          </w:p>
        </w:tc>
        <w:tc>
          <w:tcPr>
            <w:tcW w:w="360" w:type="dxa"/>
            <w:vMerge w:val="restart"/>
            <w:tcBorders>
              <w:top w:val="nil"/>
              <w:bottom w:val="nil"/>
            </w:tcBorders>
          </w:tcPr>
          <w:p w:rsidR="000C16DC" w:rsidRPr="00603773" w:rsidDel="002C273A" w:rsidRDefault="000C16DC">
            <w:pPr>
              <w:pStyle w:val="Heading3"/>
              <w:rPr>
                <w:del w:id="1358" w:author="Valentin Dimitrov" w:date="2017-07-11T12:32:00Z"/>
              </w:rPr>
              <w:pPrChange w:id="1359" w:author="Valentin Dimitrov" w:date="2017-07-11T12:32:00Z">
                <w:pPr>
                  <w:spacing w:before="0" w:after="0"/>
                  <w:jc w:val="center"/>
                </w:pPr>
              </w:pPrChange>
            </w:pPr>
          </w:p>
        </w:tc>
        <w:tc>
          <w:tcPr>
            <w:tcW w:w="769" w:type="dxa"/>
            <w:shd w:val="clear" w:color="auto" w:fill="D9D9D9" w:themeFill="background1" w:themeFillShade="D9"/>
          </w:tcPr>
          <w:p w:rsidR="000C16DC" w:rsidRPr="00603773" w:rsidDel="002C273A" w:rsidRDefault="000C16DC">
            <w:pPr>
              <w:pStyle w:val="Heading3"/>
              <w:rPr>
                <w:del w:id="1360" w:author="Valentin Dimitrov" w:date="2017-07-11T12:32:00Z"/>
              </w:rPr>
              <w:pPrChange w:id="1361" w:author="Valentin Dimitrov" w:date="2017-07-11T12:32:00Z">
                <w:pPr>
                  <w:spacing w:before="0" w:after="0"/>
                  <w:jc w:val="center"/>
                </w:pPr>
              </w:pPrChange>
            </w:pPr>
            <w:del w:id="1362" w:author="Valentin Dimitrov" w:date="2017-07-11T12:32:00Z">
              <w:r w:rsidRPr="00603773" w:rsidDel="002C273A">
                <w:rPr>
                  <w:b w:val="0"/>
                </w:rPr>
                <w:delText>Input</w:delText>
              </w:r>
            </w:del>
          </w:p>
        </w:tc>
        <w:tc>
          <w:tcPr>
            <w:tcW w:w="1380" w:type="dxa"/>
            <w:shd w:val="clear" w:color="auto" w:fill="D9D9D9" w:themeFill="background1" w:themeFillShade="D9"/>
          </w:tcPr>
          <w:p w:rsidR="000C16DC" w:rsidRPr="00603773" w:rsidDel="002C273A" w:rsidRDefault="000C16DC">
            <w:pPr>
              <w:pStyle w:val="Heading3"/>
              <w:rPr>
                <w:del w:id="1363" w:author="Valentin Dimitrov" w:date="2017-07-11T12:32:00Z"/>
              </w:rPr>
              <w:pPrChange w:id="1364" w:author="Valentin Dimitrov" w:date="2017-07-11T12:32:00Z">
                <w:pPr>
                  <w:spacing w:before="0" w:after="0"/>
                  <w:jc w:val="center"/>
                </w:pPr>
              </w:pPrChange>
            </w:pPr>
            <w:del w:id="1365" w:author="Valentin Dimitrov" w:date="2017-07-11T12:32:00Z">
              <w:r w:rsidRPr="00603773" w:rsidDel="002C273A">
                <w:rPr>
                  <w:b w:val="0"/>
                </w:rPr>
                <w:delText>Output</w:delText>
              </w:r>
            </w:del>
          </w:p>
        </w:tc>
        <w:tc>
          <w:tcPr>
            <w:tcW w:w="360" w:type="dxa"/>
            <w:tcBorders>
              <w:top w:val="nil"/>
              <w:bottom w:val="nil"/>
            </w:tcBorders>
            <w:shd w:val="clear" w:color="auto" w:fill="auto"/>
          </w:tcPr>
          <w:p w:rsidR="000C16DC" w:rsidRPr="00603773" w:rsidDel="002C273A" w:rsidRDefault="000C16DC">
            <w:pPr>
              <w:pStyle w:val="Heading3"/>
              <w:rPr>
                <w:del w:id="1366" w:author="Valentin Dimitrov" w:date="2017-07-11T12:32:00Z"/>
              </w:rPr>
              <w:pPrChange w:id="1367" w:author="Valentin Dimitrov" w:date="2017-07-11T12:32:00Z">
                <w:pPr>
                  <w:spacing w:before="0" w:after="0"/>
                  <w:jc w:val="center"/>
                </w:pPr>
              </w:pPrChange>
            </w:pPr>
          </w:p>
        </w:tc>
        <w:tc>
          <w:tcPr>
            <w:tcW w:w="769" w:type="dxa"/>
            <w:shd w:val="clear" w:color="auto" w:fill="D9D9D9" w:themeFill="background1" w:themeFillShade="D9"/>
          </w:tcPr>
          <w:p w:rsidR="000C16DC" w:rsidRPr="00603773" w:rsidDel="002C273A" w:rsidRDefault="000C16DC">
            <w:pPr>
              <w:pStyle w:val="Heading3"/>
              <w:rPr>
                <w:del w:id="1368" w:author="Valentin Dimitrov" w:date="2017-07-11T12:32:00Z"/>
              </w:rPr>
              <w:pPrChange w:id="1369" w:author="Valentin Dimitrov" w:date="2017-07-11T12:32:00Z">
                <w:pPr>
                  <w:spacing w:before="0" w:after="0"/>
                  <w:jc w:val="center"/>
                </w:pPr>
              </w:pPrChange>
            </w:pPr>
            <w:del w:id="1370" w:author="Valentin Dimitrov" w:date="2017-07-11T12:32:00Z">
              <w:r w:rsidRPr="00603773" w:rsidDel="002C273A">
                <w:rPr>
                  <w:b w:val="0"/>
                </w:rPr>
                <w:delText>Input</w:delText>
              </w:r>
            </w:del>
          </w:p>
        </w:tc>
        <w:tc>
          <w:tcPr>
            <w:tcW w:w="1622" w:type="dxa"/>
            <w:shd w:val="clear" w:color="auto" w:fill="D9D9D9" w:themeFill="background1" w:themeFillShade="D9"/>
          </w:tcPr>
          <w:p w:rsidR="000C16DC" w:rsidRPr="00603773" w:rsidDel="002C273A" w:rsidRDefault="000C16DC">
            <w:pPr>
              <w:pStyle w:val="Heading3"/>
              <w:rPr>
                <w:del w:id="1371" w:author="Valentin Dimitrov" w:date="2017-07-11T12:32:00Z"/>
              </w:rPr>
              <w:pPrChange w:id="1372" w:author="Valentin Dimitrov" w:date="2017-07-11T12:32:00Z">
                <w:pPr>
                  <w:spacing w:before="0" w:after="0"/>
                  <w:jc w:val="center"/>
                </w:pPr>
              </w:pPrChange>
            </w:pPr>
            <w:del w:id="1373" w:author="Valentin Dimitrov" w:date="2017-07-11T12:32:00Z">
              <w:r w:rsidRPr="00603773" w:rsidDel="002C273A">
                <w:rPr>
                  <w:b w:val="0"/>
                </w:rPr>
                <w:delText>Output</w:delText>
              </w:r>
            </w:del>
          </w:p>
        </w:tc>
        <w:tc>
          <w:tcPr>
            <w:tcW w:w="360" w:type="dxa"/>
            <w:vMerge w:val="restart"/>
            <w:tcBorders>
              <w:top w:val="nil"/>
              <w:bottom w:val="nil"/>
            </w:tcBorders>
            <w:shd w:val="clear" w:color="auto" w:fill="auto"/>
          </w:tcPr>
          <w:p w:rsidR="000C16DC" w:rsidRPr="00603773" w:rsidDel="002C273A" w:rsidRDefault="000C16DC">
            <w:pPr>
              <w:pStyle w:val="Heading3"/>
              <w:rPr>
                <w:del w:id="1374" w:author="Valentin Dimitrov" w:date="2017-07-11T12:32:00Z"/>
              </w:rPr>
              <w:pPrChange w:id="1375" w:author="Valentin Dimitrov" w:date="2017-07-11T12:32:00Z">
                <w:pPr>
                  <w:spacing w:before="0" w:after="0"/>
                  <w:jc w:val="center"/>
                </w:pPr>
              </w:pPrChange>
            </w:pPr>
          </w:p>
        </w:tc>
        <w:tc>
          <w:tcPr>
            <w:tcW w:w="769" w:type="dxa"/>
            <w:shd w:val="clear" w:color="auto" w:fill="D9D9D9" w:themeFill="background1" w:themeFillShade="D9"/>
          </w:tcPr>
          <w:p w:rsidR="000C16DC" w:rsidRPr="00603773" w:rsidDel="002C273A" w:rsidRDefault="000C16DC">
            <w:pPr>
              <w:pStyle w:val="Heading3"/>
              <w:rPr>
                <w:del w:id="1376" w:author="Valentin Dimitrov" w:date="2017-07-11T12:32:00Z"/>
              </w:rPr>
              <w:pPrChange w:id="1377" w:author="Valentin Dimitrov" w:date="2017-07-11T12:32:00Z">
                <w:pPr>
                  <w:spacing w:before="0" w:after="0"/>
                  <w:jc w:val="center"/>
                </w:pPr>
              </w:pPrChange>
            </w:pPr>
            <w:del w:id="1378" w:author="Valentin Dimitrov" w:date="2017-07-11T12:32:00Z">
              <w:r w:rsidRPr="00603773" w:rsidDel="002C273A">
                <w:rPr>
                  <w:b w:val="0"/>
                </w:rPr>
                <w:delText>Input</w:delText>
              </w:r>
            </w:del>
          </w:p>
        </w:tc>
        <w:tc>
          <w:tcPr>
            <w:tcW w:w="1864" w:type="dxa"/>
            <w:shd w:val="clear" w:color="auto" w:fill="D9D9D9" w:themeFill="background1" w:themeFillShade="D9"/>
          </w:tcPr>
          <w:p w:rsidR="000C16DC" w:rsidRPr="00603773" w:rsidDel="002C273A" w:rsidRDefault="000C16DC">
            <w:pPr>
              <w:pStyle w:val="Heading3"/>
              <w:rPr>
                <w:del w:id="1379" w:author="Valentin Dimitrov" w:date="2017-07-11T12:32:00Z"/>
              </w:rPr>
              <w:pPrChange w:id="1380" w:author="Valentin Dimitrov" w:date="2017-07-11T12:32:00Z">
                <w:pPr>
                  <w:spacing w:before="0" w:after="0"/>
                  <w:jc w:val="center"/>
                </w:pPr>
              </w:pPrChange>
            </w:pPr>
            <w:del w:id="1381" w:author="Valentin Dimitrov" w:date="2017-07-11T12:32:00Z">
              <w:r w:rsidRPr="00603773" w:rsidDel="002C273A">
                <w:rPr>
                  <w:b w:val="0"/>
                </w:rPr>
                <w:delText>Output</w:delText>
              </w:r>
            </w:del>
          </w:p>
        </w:tc>
      </w:tr>
      <w:tr w:rsidR="000C16DC" w:rsidRPr="0095466F" w:rsidDel="002C273A" w:rsidTr="00911C8B">
        <w:trPr>
          <w:del w:id="1382" w:author="Valentin Dimitrov" w:date="2017-07-11T12:32:00Z"/>
        </w:trPr>
        <w:tc>
          <w:tcPr>
            <w:tcW w:w="831" w:type="dxa"/>
          </w:tcPr>
          <w:p w:rsidR="000C16DC" w:rsidRPr="0095466F" w:rsidDel="002C273A" w:rsidRDefault="000C16DC">
            <w:pPr>
              <w:pStyle w:val="Heading3"/>
              <w:rPr>
                <w:del w:id="1383" w:author="Valentin Dimitrov" w:date="2017-07-11T12:32:00Z"/>
                <w:rFonts w:ascii="Consolas" w:hAnsi="Consolas"/>
                <w:noProof/>
              </w:rPr>
              <w:pPrChange w:id="1384" w:author="Valentin Dimitrov" w:date="2017-07-11T12:32:00Z">
                <w:pPr>
                  <w:spacing w:before="0" w:after="0"/>
                </w:pPr>
              </w:pPrChange>
            </w:pPr>
            <w:del w:id="1385" w:author="Valentin Dimitrov" w:date="2017-07-11T12:32:00Z">
              <w:r w:rsidDel="002C273A">
                <w:rPr>
                  <w:rFonts w:ascii="Consolas" w:hAnsi="Consolas"/>
                  <w:noProof/>
                </w:rPr>
                <w:delText>4</w:delText>
              </w:r>
            </w:del>
          </w:p>
        </w:tc>
        <w:tc>
          <w:tcPr>
            <w:tcW w:w="1138" w:type="dxa"/>
          </w:tcPr>
          <w:p w:rsidR="000C16DC" w:rsidDel="002C273A" w:rsidRDefault="000C16DC">
            <w:pPr>
              <w:pStyle w:val="Heading3"/>
              <w:rPr>
                <w:del w:id="1386" w:author="Valentin Dimitrov" w:date="2017-07-11T12:32:00Z"/>
                <w:rFonts w:ascii="Consolas" w:hAnsi="Consolas"/>
                <w:bCs/>
                <w:noProof/>
              </w:rPr>
              <w:pPrChange w:id="1387" w:author="Valentin Dimitrov" w:date="2017-07-11T12:32:00Z">
                <w:pPr>
                  <w:spacing w:before="0" w:after="0"/>
                </w:pPr>
              </w:pPrChange>
            </w:pPr>
            <w:del w:id="1388" w:author="Valentin Dimitrov" w:date="2017-07-11T12:32:00Z">
              <w:r w:rsidDel="002C273A">
                <w:rPr>
                  <w:rFonts w:ascii="Consolas" w:hAnsi="Consolas"/>
                  <w:bCs/>
                  <w:noProof/>
                </w:rPr>
                <w:delText>+--+--+</w:delText>
              </w:r>
            </w:del>
          </w:p>
          <w:p w:rsidR="000C16DC" w:rsidDel="002C273A" w:rsidRDefault="000C16DC">
            <w:pPr>
              <w:pStyle w:val="Heading3"/>
              <w:rPr>
                <w:del w:id="1389" w:author="Valentin Dimitrov" w:date="2017-07-11T12:32:00Z"/>
                <w:rFonts w:ascii="Consolas" w:hAnsi="Consolas"/>
                <w:bCs/>
                <w:noProof/>
              </w:rPr>
              <w:pPrChange w:id="1390" w:author="Valentin Dimitrov" w:date="2017-07-11T12:32:00Z">
                <w:pPr>
                  <w:spacing w:before="0" w:after="0"/>
                </w:pPr>
              </w:pPrChange>
            </w:pPr>
            <w:del w:id="1391" w:author="Valentin Dimitrov" w:date="2017-07-11T12:32:00Z">
              <w:r w:rsidDel="002C273A">
                <w:rPr>
                  <w:rFonts w:ascii="Consolas" w:hAnsi="Consolas"/>
                  <w:bCs/>
                  <w:noProof/>
                </w:rPr>
                <w:delText>+--+--+</w:delText>
              </w:r>
            </w:del>
          </w:p>
          <w:p w:rsidR="000C16DC" w:rsidRPr="0095466F" w:rsidDel="002C273A" w:rsidRDefault="000C16DC">
            <w:pPr>
              <w:pStyle w:val="Heading3"/>
              <w:rPr>
                <w:del w:id="1392" w:author="Valentin Dimitrov" w:date="2017-07-11T12:32:00Z"/>
                <w:rFonts w:ascii="Consolas" w:hAnsi="Consolas"/>
                <w:bCs/>
                <w:noProof/>
              </w:rPr>
              <w:pPrChange w:id="1393" w:author="Valentin Dimitrov" w:date="2017-07-11T12:32:00Z">
                <w:pPr>
                  <w:spacing w:before="0" w:after="0"/>
                </w:pPr>
              </w:pPrChange>
            </w:pPr>
            <w:del w:id="1394" w:author="Valentin Dimitrov" w:date="2017-07-11T12:32:00Z">
              <w:r w:rsidDel="002C273A">
                <w:rPr>
                  <w:rFonts w:ascii="Consolas" w:hAnsi="Consolas"/>
                  <w:bCs/>
                  <w:noProof/>
                </w:rPr>
                <w:delText>+--+--+</w:delText>
              </w:r>
            </w:del>
          </w:p>
        </w:tc>
        <w:tc>
          <w:tcPr>
            <w:tcW w:w="360" w:type="dxa"/>
            <w:vMerge/>
            <w:tcBorders>
              <w:bottom w:val="nil"/>
            </w:tcBorders>
          </w:tcPr>
          <w:p w:rsidR="000C16DC" w:rsidRPr="0095466F" w:rsidDel="002C273A" w:rsidRDefault="000C16DC">
            <w:pPr>
              <w:pStyle w:val="Heading3"/>
              <w:rPr>
                <w:del w:id="1395" w:author="Valentin Dimitrov" w:date="2017-07-11T12:32:00Z"/>
                <w:rFonts w:ascii="Consolas" w:hAnsi="Consolas"/>
                <w:bCs/>
              </w:rPr>
              <w:pPrChange w:id="1396" w:author="Valentin Dimitrov" w:date="2017-07-11T12:32:00Z">
                <w:pPr>
                  <w:spacing w:before="0" w:after="0"/>
                </w:pPr>
              </w:pPrChange>
            </w:pPr>
          </w:p>
        </w:tc>
        <w:tc>
          <w:tcPr>
            <w:tcW w:w="769" w:type="dxa"/>
          </w:tcPr>
          <w:p w:rsidR="000C16DC" w:rsidRPr="0095466F" w:rsidDel="002C273A" w:rsidRDefault="000C16DC">
            <w:pPr>
              <w:pStyle w:val="Heading3"/>
              <w:rPr>
                <w:del w:id="1397" w:author="Valentin Dimitrov" w:date="2017-07-11T12:32:00Z"/>
                <w:rFonts w:ascii="Consolas" w:hAnsi="Consolas"/>
                <w:bCs/>
                <w:noProof/>
              </w:rPr>
              <w:pPrChange w:id="1398" w:author="Valentin Dimitrov" w:date="2017-07-11T12:32:00Z">
                <w:pPr>
                  <w:spacing w:before="0" w:after="0"/>
                </w:pPr>
              </w:pPrChange>
            </w:pPr>
            <w:del w:id="1399" w:author="Valentin Dimitrov" w:date="2017-07-11T12:32:00Z">
              <w:r w:rsidDel="002C273A">
                <w:rPr>
                  <w:rFonts w:ascii="Consolas" w:hAnsi="Consolas"/>
                  <w:bCs/>
                  <w:noProof/>
                </w:rPr>
                <w:delText>5</w:delText>
              </w:r>
            </w:del>
          </w:p>
        </w:tc>
        <w:tc>
          <w:tcPr>
            <w:tcW w:w="1380" w:type="dxa"/>
          </w:tcPr>
          <w:p w:rsidR="000C16DC" w:rsidDel="002C273A" w:rsidRDefault="000C16DC">
            <w:pPr>
              <w:pStyle w:val="Heading3"/>
              <w:rPr>
                <w:del w:id="1400" w:author="Valentin Dimitrov" w:date="2017-07-11T12:32:00Z"/>
                <w:rFonts w:ascii="Consolas" w:hAnsi="Consolas"/>
                <w:bCs/>
                <w:noProof/>
              </w:rPr>
              <w:pPrChange w:id="1401" w:author="Valentin Dimitrov" w:date="2017-07-11T12:32:00Z">
                <w:pPr>
                  <w:spacing w:before="0" w:after="0"/>
                </w:pPr>
              </w:pPrChange>
            </w:pPr>
            <w:del w:id="1402" w:author="Valentin Dimitrov" w:date="2017-07-11T12:32:00Z">
              <w:r w:rsidDel="002C273A">
                <w:rPr>
                  <w:rFonts w:ascii="Consolas" w:hAnsi="Consolas"/>
                  <w:bCs/>
                  <w:noProof/>
                </w:rPr>
                <w:delText>+---+---+</w:delText>
              </w:r>
            </w:del>
          </w:p>
          <w:p w:rsidR="000C16DC" w:rsidDel="002C273A" w:rsidRDefault="000C16DC">
            <w:pPr>
              <w:pStyle w:val="Heading3"/>
              <w:rPr>
                <w:del w:id="1403" w:author="Valentin Dimitrov" w:date="2017-07-11T12:32:00Z"/>
                <w:rFonts w:ascii="Consolas" w:hAnsi="Consolas"/>
                <w:bCs/>
                <w:noProof/>
              </w:rPr>
              <w:pPrChange w:id="1404" w:author="Valentin Dimitrov" w:date="2017-07-11T12:32:00Z">
                <w:pPr>
                  <w:spacing w:before="0" w:after="0"/>
                </w:pPr>
              </w:pPrChange>
            </w:pPr>
            <w:del w:id="1405" w:author="Valentin Dimitrov" w:date="2017-07-11T12:32:00Z">
              <w:r w:rsidDel="002C273A">
                <w:rPr>
                  <w:rFonts w:ascii="Consolas" w:hAnsi="Consolas"/>
                  <w:bCs/>
                  <w:noProof/>
                </w:rPr>
                <w:delText>|   |   |</w:delText>
              </w:r>
            </w:del>
          </w:p>
          <w:p w:rsidR="000C16DC" w:rsidDel="002C273A" w:rsidRDefault="000C16DC">
            <w:pPr>
              <w:pStyle w:val="Heading3"/>
              <w:rPr>
                <w:del w:id="1406" w:author="Valentin Dimitrov" w:date="2017-07-11T12:32:00Z"/>
                <w:rFonts w:ascii="Consolas" w:hAnsi="Consolas"/>
                <w:bCs/>
                <w:noProof/>
              </w:rPr>
              <w:pPrChange w:id="1407" w:author="Valentin Dimitrov" w:date="2017-07-11T12:32:00Z">
                <w:pPr>
                  <w:spacing w:before="0" w:after="0"/>
                </w:pPr>
              </w:pPrChange>
            </w:pPr>
            <w:del w:id="1408" w:author="Valentin Dimitrov" w:date="2017-07-11T12:32:00Z">
              <w:r w:rsidDel="002C273A">
                <w:rPr>
                  <w:rFonts w:ascii="Consolas" w:hAnsi="Consolas"/>
                  <w:bCs/>
                  <w:noProof/>
                </w:rPr>
                <w:delText>+---+---+</w:delText>
              </w:r>
            </w:del>
          </w:p>
          <w:p w:rsidR="000C16DC" w:rsidDel="002C273A" w:rsidRDefault="000C16DC">
            <w:pPr>
              <w:pStyle w:val="Heading3"/>
              <w:rPr>
                <w:del w:id="1409" w:author="Valentin Dimitrov" w:date="2017-07-11T12:32:00Z"/>
                <w:rFonts w:ascii="Consolas" w:hAnsi="Consolas"/>
                <w:bCs/>
                <w:noProof/>
              </w:rPr>
              <w:pPrChange w:id="1410" w:author="Valentin Dimitrov" w:date="2017-07-11T12:32:00Z">
                <w:pPr>
                  <w:spacing w:before="0" w:after="0"/>
                </w:pPr>
              </w:pPrChange>
            </w:pPr>
            <w:del w:id="1411" w:author="Valentin Dimitrov" w:date="2017-07-11T12:32:00Z">
              <w:r w:rsidDel="002C273A">
                <w:rPr>
                  <w:rFonts w:ascii="Consolas" w:hAnsi="Consolas"/>
                  <w:bCs/>
                  <w:noProof/>
                </w:rPr>
                <w:delText>|   |   |</w:delText>
              </w:r>
            </w:del>
          </w:p>
          <w:p w:rsidR="000C16DC" w:rsidRPr="0095466F" w:rsidDel="002C273A" w:rsidRDefault="000C16DC">
            <w:pPr>
              <w:pStyle w:val="Heading3"/>
              <w:rPr>
                <w:del w:id="1412" w:author="Valentin Dimitrov" w:date="2017-07-11T12:32:00Z"/>
                <w:rFonts w:ascii="Consolas" w:hAnsi="Consolas"/>
                <w:bCs/>
                <w:noProof/>
              </w:rPr>
              <w:pPrChange w:id="1413" w:author="Valentin Dimitrov" w:date="2017-07-11T12:32:00Z">
                <w:pPr>
                  <w:spacing w:before="0" w:after="0"/>
                </w:pPr>
              </w:pPrChange>
            </w:pPr>
            <w:del w:id="1414" w:author="Valentin Dimitrov" w:date="2017-07-11T12:32:00Z">
              <w:r w:rsidDel="002C273A">
                <w:rPr>
                  <w:rFonts w:ascii="Consolas" w:hAnsi="Consolas"/>
                  <w:bCs/>
                  <w:noProof/>
                </w:rPr>
                <w:delText>+---+---+</w:delText>
              </w:r>
            </w:del>
          </w:p>
        </w:tc>
        <w:tc>
          <w:tcPr>
            <w:tcW w:w="360" w:type="dxa"/>
            <w:tcBorders>
              <w:top w:val="nil"/>
              <w:bottom w:val="nil"/>
            </w:tcBorders>
          </w:tcPr>
          <w:p w:rsidR="000C16DC" w:rsidRPr="0095466F" w:rsidDel="002C273A" w:rsidRDefault="000C16DC">
            <w:pPr>
              <w:pStyle w:val="Heading3"/>
              <w:rPr>
                <w:del w:id="1415" w:author="Valentin Dimitrov" w:date="2017-07-11T12:32:00Z"/>
                <w:rFonts w:ascii="Consolas" w:hAnsi="Consolas"/>
                <w:bCs/>
              </w:rPr>
              <w:pPrChange w:id="1416" w:author="Valentin Dimitrov" w:date="2017-07-11T12:32:00Z">
                <w:pPr>
                  <w:spacing w:before="0" w:after="0"/>
                </w:pPr>
              </w:pPrChange>
            </w:pPr>
          </w:p>
        </w:tc>
        <w:tc>
          <w:tcPr>
            <w:tcW w:w="769" w:type="dxa"/>
          </w:tcPr>
          <w:p w:rsidR="000C16DC" w:rsidRPr="0095466F" w:rsidDel="002C273A" w:rsidRDefault="000C16DC">
            <w:pPr>
              <w:pStyle w:val="Heading3"/>
              <w:rPr>
                <w:del w:id="1417" w:author="Valentin Dimitrov" w:date="2017-07-11T12:32:00Z"/>
                <w:rFonts w:ascii="Consolas" w:hAnsi="Consolas"/>
                <w:bCs/>
                <w:noProof/>
              </w:rPr>
              <w:pPrChange w:id="1418" w:author="Valentin Dimitrov" w:date="2017-07-11T12:32:00Z">
                <w:pPr>
                  <w:spacing w:before="0" w:after="0"/>
                </w:pPr>
              </w:pPrChange>
            </w:pPr>
            <w:del w:id="1419" w:author="Valentin Dimitrov" w:date="2017-07-11T12:32:00Z">
              <w:r w:rsidDel="002C273A">
                <w:rPr>
                  <w:rFonts w:ascii="Consolas" w:hAnsi="Consolas"/>
                  <w:bCs/>
                  <w:noProof/>
                </w:rPr>
                <w:delText>6</w:delText>
              </w:r>
            </w:del>
          </w:p>
        </w:tc>
        <w:tc>
          <w:tcPr>
            <w:tcW w:w="1622" w:type="dxa"/>
          </w:tcPr>
          <w:p w:rsidR="000C16DC" w:rsidRPr="000C16DC" w:rsidDel="002C273A" w:rsidRDefault="000C16DC">
            <w:pPr>
              <w:pStyle w:val="Heading3"/>
              <w:rPr>
                <w:del w:id="1420" w:author="Valentin Dimitrov" w:date="2017-07-11T12:32:00Z"/>
                <w:rFonts w:ascii="Consolas" w:hAnsi="Consolas"/>
                <w:bCs/>
                <w:noProof/>
              </w:rPr>
              <w:pPrChange w:id="1421" w:author="Valentin Dimitrov" w:date="2017-07-11T12:32:00Z">
                <w:pPr>
                  <w:spacing w:before="0" w:after="0"/>
                </w:pPr>
              </w:pPrChange>
            </w:pPr>
            <w:del w:id="1422" w:author="Valentin Dimitrov" w:date="2017-07-11T12:32:00Z">
              <w:r w:rsidRPr="000C16DC" w:rsidDel="002C273A">
                <w:rPr>
                  <w:rFonts w:ascii="Consolas" w:hAnsi="Consolas"/>
                  <w:bCs/>
                  <w:noProof/>
                </w:rPr>
                <w:delText>+----+----+</w:delText>
              </w:r>
            </w:del>
          </w:p>
          <w:p w:rsidR="000C16DC" w:rsidRPr="000C16DC" w:rsidDel="002C273A" w:rsidRDefault="000C16DC">
            <w:pPr>
              <w:pStyle w:val="Heading3"/>
              <w:rPr>
                <w:del w:id="1423" w:author="Valentin Dimitrov" w:date="2017-07-11T12:32:00Z"/>
                <w:rFonts w:ascii="Consolas" w:hAnsi="Consolas"/>
                <w:bCs/>
                <w:noProof/>
              </w:rPr>
              <w:pPrChange w:id="1424" w:author="Valentin Dimitrov" w:date="2017-07-11T12:32:00Z">
                <w:pPr>
                  <w:spacing w:before="0" w:after="0"/>
                </w:pPr>
              </w:pPrChange>
            </w:pPr>
            <w:del w:id="1425" w:author="Valentin Dimitrov" w:date="2017-07-11T12:32:00Z">
              <w:r w:rsidRPr="000C16DC" w:rsidDel="002C273A">
                <w:rPr>
                  <w:rFonts w:ascii="Consolas" w:hAnsi="Consolas"/>
                  <w:bCs/>
                  <w:noProof/>
                </w:rPr>
                <w:delText>|    |    |</w:delText>
              </w:r>
            </w:del>
          </w:p>
          <w:p w:rsidR="000C16DC" w:rsidRPr="000C16DC" w:rsidDel="002C273A" w:rsidRDefault="000C16DC">
            <w:pPr>
              <w:pStyle w:val="Heading3"/>
              <w:rPr>
                <w:del w:id="1426" w:author="Valentin Dimitrov" w:date="2017-07-11T12:32:00Z"/>
                <w:rFonts w:ascii="Consolas" w:hAnsi="Consolas"/>
                <w:bCs/>
                <w:noProof/>
              </w:rPr>
              <w:pPrChange w:id="1427" w:author="Valentin Dimitrov" w:date="2017-07-11T12:32:00Z">
                <w:pPr>
                  <w:spacing w:before="0" w:after="0"/>
                </w:pPr>
              </w:pPrChange>
            </w:pPr>
            <w:del w:id="1428" w:author="Valentin Dimitrov" w:date="2017-07-11T12:32:00Z">
              <w:r w:rsidRPr="000C16DC" w:rsidDel="002C273A">
                <w:rPr>
                  <w:rFonts w:ascii="Consolas" w:hAnsi="Consolas"/>
                  <w:bCs/>
                  <w:noProof/>
                </w:rPr>
                <w:delText>+----+----+</w:delText>
              </w:r>
            </w:del>
          </w:p>
          <w:p w:rsidR="000C16DC" w:rsidRPr="000C16DC" w:rsidDel="002C273A" w:rsidRDefault="000C16DC">
            <w:pPr>
              <w:pStyle w:val="Heading3"/>
              <w:rPr>
                <w:del w:id="1429" w:author="Valentin Dimitrov" w:date="2017-07-11T12:32:00Z"/>
                <w:rFonts w:ascii="Consolas" w:hAnsi="Consolas"/>
                <w:bCs/>
                <w:noProof/>
              </w:rPr>
              <w:pPrChange w:id="1430" w:author="Valentin Dimitrov" w:date="2017-07-11T12:32:00Z">
                <w:pPr>
                  <w:spacing w:before="0" w:after="0"/>
                </w:pPr>
              </w:pPrChange>
            </w:pPr>
            <w:del w:id="1431" w:author="Valentin Dimitrov" w:date="2017-07-11T12:32:00Z">
              <w:r w:rsidRPr="000C16DC" w:rsidDel="002C273A">
                <w:rPr>
                  <w:rFonts w:ascii="Consolas" w:hAnsi="Consolas"/>
                  <w:bCs/>
                  <w:noProof/>
                </w:rPr>
                <w:delText>|    |    |</w:delText>
              </w:r>
            </w:del>
          </w:p>
          <w:p w:rsidR="000C16DC" w:rsidRPr="0095466F" w:rsidDel="002C273A" w:rsidRDefault="000C16DC">
            <w:pPr>
              <w:pStyle w:val="Heading3"/>
              <w:rPr>
                <w:del w:id="1432" w:author="Valentin Dimitrov" w:date="2017-07-11T12:32:00Z"/>
                <w:rFonts w:ascii="Consolas" w:hAnsi="Consolas"/>
                <w:bCs/>
                <w:noProof/>
              </w:rPr>
              <w:pPrChange w:id="1433" w:author="Valentin Dimitrov" w:date="2017-07-11T12:32:00Z">
                <w:pPr>
                  <w:spacing w:before="0" w:after="0"/>
                </w:pPr>
              </w:pPrChange>
            </w:pPr>
            <w:del w:id="1434" w:author="Valentin Dimitrov" w:date="2017-07-11T12:32:00Z">
              <w:r w:rsidRPr="000C16DC" w:rsidDel="002C273A">
                <w:rPr>
                  <w:rFonts w:ascii="Consolas" w:hAnsi="Consolas"/>
                  <w:bCs/>
                  <w:noProof/>
                </w:rPr>
                <w:delText>+----+----+</w:delText>
              </w:r>
            </w:del>
          </w:p>
        </w:tc>
        <w:tc>
          <w:tcPr>
            <w:tcW w:w="360" w:type="dxa"/>
            <w:vMerge/>
            <w:tcBorders>
              <w:bottom w:val="nil"/>
            </w:tcBorders>
            <w:shd w:val="clear" w:color="auto" w:fill="auto"/>
          </w:tcPr>
          <w:p w:rsidR="000C16DC" w:rsidRPr="0095466F" w:rsidDel="002C273A" w:rsidRDefault="000C16DC">
            <w:pPr>
              <w:pStyle w:val="Heading3"/>
              <w:rPr>
                <w:del w:id="1435" w:author="Valentin Dimitrov" w:date="2017-07-11T12:32:00Z"/>
                <w:rFonts w:ascii="Consolas" w:hAnsi="Consolas"/>
                <w:bCs/>
              </w:rPr>
              <w:pPrChange w:id="1436" w:author="Valentin Dimitrov" w:date="2017-07-11T12:32:00Z">
                <w:pPr>
                  <w:spacing w:before="0" w:after="0"/>
                </w:pPr>
              </w:pPrChange>
            </w:pPr>
          </w:p>
        </w:tc>
        <w:tc>
          <w:tcPr>
            <w:tcW w:w="769" w:type="dxa"/>
          </w:tcPr>
          <w:p w:rsidR="000C16DC" w:rsidRPr="0095466F" w:rsidDel="002C273A" w:rsidRDefault="000C16DC">
            <w:pPr>
              <w:pStyle w:val="Heading3"/>
              <w:rPr>
                <w:del w:id="1437" w:author="Valentin Dimitrov" w:date="2017-07-11T12:32:00Z"/>
                <w:rFonts w:ascii="Consolas" w:hAnsi="Consolas"/>
                <w:bCs/>
                <w:noProof/>
              </w:rPr>
              <w:pPrChange w:id="1438" w:author="Valentin Dimitrov" w:date="2017-07-11T12:32:00Z">
                <w:pPr>
                  <w:spacing w:before="0" w:after="0"/>
                </w:pPr>
              </w:pPrChange>
            </w:pPr>
            <w:del w:id="1439" w:author="Valentin Dimitrov" w:date="2017-07-11T12:32:00Z">
              <w:r w:rsidDel="002C273A">
                <w:rPr>
                  <w:rFonts w:ascii="Consolas" w:hAnsi="Consolas"/>
                  <w:bCs/>
                  <w:noProof/>
                </w:rPr>
                <w:delText>7</w:delText>
              </w:r>
            </w:del>
          </w:p>
        </w:tc>
        <w:tc>
          <w:tcPr>
            <w:tcW w:w="1864" w:type="dxa"/>
          </w:tcPr>
          <w:p w:rsidR="000C16DC" w:rsidRPr="000C16DC" w:rsidDel="002C273A" w:rsidRDefault="000C16DC">
            <w:pPr>
              <w:pStyle w:val="Heading3"/>
              <w:rPr>
                <w:del w:id="1440" w:author="Valentin Dimitrov" w:date="2017-07-11T12:32:00Z"/>
                <w:rFonts w:ascii="Consolas" w:hAnsi="Consolas"/>
                <w:bCs/>
                <w:noProof/>
              </w:rPr>
              <w:pPrChange w:id="1441" w:author="Valentin Dimitrov" w:date="2017-07-11T12:32:00Z">
                <w:pPr>
                  <w:spacing w:before="0" w:after="0"/>
                </w:pPr>
              </w:pPrChange>
            </w:pPr>
            <w:del w:id="1442" w:author="Valentin Dimitrov" w:date="2017-07-11T12:32:00Z">
              <w:r w:rsidRPr="000C16DC" w:rsidDel="002C273A">
                <w:rPr>
                  <w:rFonts w:ascii="Consolas" w:hAnsi="Consolas"/>
                  <w:bCs/>
                  <w:noProof/>
                </w:rPr>
                <w:delText>+-----+-----+</w:delText>
              </w:r>
            </w:del>
          </w:p>
          <w:p w:rsidR="000C16DC" w:rsidRPr="000C16DC" w:rsidDel="002C273A" w:rsidRDefault="000C16DC">
            <w:pPr>
              <w:pStyle w:val="Heading3"/>
              <w:rPr>
                <w:del w:id="1443" w:author="Valentin Dimitrov" w:date="2017-07-11T12:32:00Z"/>
                <w:rFonts w:ascii="Consolas" w:hAnsi="Consolas"/>
                <w:bCs/>
                <w:noProof/>
              </w:rPr>
              <w:pPrChange w:id="1444" w:author="Valentin Dimitrov" w:date="2017-07-11T12:32:00Z">
                <w:pPr>
                  <w:spacing w:before="0" w:after="0"/>
                </w:pPr>
              </w:pPrChange>
            </w:pPr>
            <w:del w:id="1445" w:author="Valentin Dimitrov" w:date="2017-07-11T12:32:00Z">
              <w:r w:rsidRPr="000C16DC" w:rsidDel="002C273A">
                <w:rPr>
                  <w:rFonts w:ascii="Consolas" w:hAnsi="Consolas"/>
                  <w:bCs/>
                  <w:noProof/>
                </w:rPr>
                <w:delText>|     |     |</w:delText>
              </w:r>
            </w:del>
          </w:p>
          <w:p w:rsidR="000C16DC" w:rsidRPr="000C16DC" w:rsidDel="002C273A" w:rsidRDefault="000C16DC">
            <w:pPr>
              <w:pStyle w:val="Heading3"/>
              <w:rPr>
                <w:del w:id="1446" w:author="Valentin Dimitrov" w:date="2017-07-11T12:32:00Z"/>
                <w:rFonts w:ascii="Consolas" w:hAnsi="Consolas"/>
                <w:bCs/>
                <w:noProof/>
              </w:rPr>
              <w:pPrChange w:id="1447" w:author="Valentin Dimitrov" w:date="2017-07-11T12:32:00Z">
                <w:pPr>
                  <w:spacing w:before="0" w:after="0"/>
                </w:pPr>
              </w:pPrChange>
            </w:pPr>
            <w:del w:id="1448" w:author="Valentin Dimitrov" w:date="2017-07-11T12:32:00Z">
              <w:r w:rsidRPr="000C16DC" w:rsidDel="002C273A">
                <w:rPr>
                  <w:rFonts w:ascii="Consolas" w:hAnsi="Consolas"/>
                  <w:bCs/>
                  <w:noProof/>
                </w:rPr>
                <w:delText>|     |     |</w:delText>
              </w:r>
            </w:del>
          </w:p>
          <w:p w:rsidR="000C16DC" w:rsidRPr="000C16DC" w:rsidDel="002C273A" w:rsidRDefault="000C16DC">
            <w:pPr>
              <w:pStyle w:val="Heading3"/>
              <w:rPr>
                <w:del w:id="1449" w:author="Valentin Dimitrov" w:date="2017-07-11T12:32:00Z"/>
                <w:rFonts w:ascii="Consolas" w:hAnsi="Consolas"/>
                <w:bCs/>
                <w:noProof/>
              </w:rPr>
              <w:pPrChange w:id="1450" w:author="Valentin Dimitrov" w:date="2017-07-11T12:32:00Z">
                <w:pPr>
                  <w:spacing w:before="0" w:after="0"/>
                </w:pPr>
              </w:pPrChange>
            </w:pPr>
            <w:del w:id="1451" w:author="Valentin Dimitrov" w:date="2017-07-11T12:32:00Z">
              <w:r w:rsidRPr="000C16DC" w:rsidDel="002C273A">
                <w:rPr>
                  <w:rFonts w:ascii="Consolas" w:hAnsi="Consolas"/>
                  <w:bCs/>
                  <w:noProof/>
                </w:rPr>
                <w:delText>+-----+-----+</w:delText>
              </w:r>
            </w:del>
          </w:p>
          <w:p w:rsidR="000C16DC" w:rsidRPr="000C16DC" w:rsidDel="002C273A" w:rsidRDefault="000C16DC">
            <w:pPr>
              <w:pStyle w:val="Heading3"/>
              <w:rPr>
                <w:del w:id="1452" w:author="Valentin Dimitrov" w:date="2017-07-11T12:32:00Z"/>
                <w:rFonts w:ascii="Consolas" w:hAnsi="Consolas"/>
                <w:bCs/>
                <w:noProof/>
              </w:rPr>
              <w:pPrChange w:id="1453" w:author="Valentin Dimitrov" w:date="2017-07-11T12:32:00Z">
                <w:pPr>
                  <w:spacing w:before="0" w:after="0"/>
                </w:pPr>
              </w:pPrChange>
            </w:pPr>
            <w:del w:id="1454" w:author="Valentin Dimitrov" w:date="2017-07-11T12:32:00Z">
              <w:r w:rsidRPr="000C16DC" w:rsidDel="002C273A">
                <w:rPr>
                  <w:rFonts w:ascii="Consolas" w:hAnsi="Consolas"/>
                  <w:bCs/>
                  <w:noProof/>
                </w:rPr>
                <w:delText>|     |     |</w:delText>
              </w:r>
            </w:del>
          </w:p>
          <w:p w:rsidR="000C16DC" w:rsidRPr="000C16DC" w:rsidDel="002C273A" w:rsidRDefault="000C16DC">
            <w:pPr>
              <w:pStyle w:val="Heading3"/>
              <w:rPr>
                <w:del w:id="1455" w:author="Valentin Dimitrov" w:date="2017-07-11T12:32:00Z"/>
                <w:rFonts w:ascii="Consolas" w:hAnsi="Consolas"/>
                <w:bCs/>
                <w:noProof/>
              </w:rPr>
              <w:pPrChange w:id="1456" w:author="Valentin Dimitrov" w:date="2017-07-11T12:32:00Z">
                <w:pPr>
                  <w:spacing w:before="0" w:after="0"/>
                </w:pPr>
              </w:pPrChange>
            </w:pPr>
            <w:del w:id="1457" w:author="Valentin Dimitrov" w:date="2017-07-11T12:32:00Z">
              <w:r w:rsidRPr="000C16DC" w:rsidDel="002C273A">
                <w:rPr>
                  <w:rFonts w:ascii="Consolas" w:hAnsi="Consolas"/>
                  <w:bCs/>
                  <w:noProof/>
                </w:rPr>
                <w:delText>|     |     |</w:delText>
              </w:r>
            </w:del>
          </w:p>
          <w:p w:rsidR="000C16DC" w:rsidRPr="0095466F" w:rsidDel="002C273A" w:rsidRDefault="000C16DC">
            <w:pPr>
              <w:pStyle w:val="Heading3"/>
              <w:rPr>
                <w:del w:id="1458" w:author="Valentin Dimitrov" w:date="2017-07-11T12:32:00Z"/>
                <w:rFonts w:ascii="Consolas" w:hAnsi="Consolas"/>
                <w:bCs/>
                <w:noProof/>
              </w:rPr>
              <w:pPrChange w:id="1459" w:author="Valentin Dimitrov" w:date="2017-07-11T12:32:00Z">
                <w:pPr>
                  <w:spacing w:before="0" w:after="0"/>
                </w:pPr>
              </w:pPrChange>
            </w:pPr>
            <w:del w:id="1460" w:author="Valentin Dimitrov" w:date="2017-07-11T12:32:00Z">
              <w:r w:rsidRPr="000C16DC" w:rsidDel="002C273A">
                <w:rPr>
                  <w:rFonts w:ascii="Consolas" w:hAnsi="Consolas"/>
                  <w:bCs/>
                  <w:noProof/>
                </w:rPr>
                <w:delText>+-----+-----+</w:delText>
              </w:r>
            </w:del>
          </w:p>
        </w:tc>
      </w:tr>
    </w:tbl>
    <w:p w:rsidR="00EA573C" w:rsidDel="002C273A" w:rsidRDefault="00EA573C">
      <w:pPr>
        <w:pStyle w:val="Heading3"/>
        <w:rPr>
          <w:del w:id="1461" w:author="Valentin Dimitrov" w:date="2017-07-11T12:32:00Z"/>
        </w:rPr>
      </w:pPr>
      <w:del w:id="1462" w:author="Valentin Dimitrov" w:date="2017-07-11T12:32:00Z">
        <w:r w:rsidDel="002C273A">
          <w:delText>Hints</w:delText>
        </w:r>
      </w:del>
    </w:p>
    <w:p w:rsidR="003578C4" w:rsidRPr="00CB74E8" w:rsidDel="002C273A" w:rsidRDefault="00EA573C">
      <w:pPr>
        <w:pStyle w:val="Heading3"/>
        <w:rPr>
          <w:del w:id="1463" w:author="Valentin Dimitrov" w:date="2017-07-11T12:32:00Z"/>
        </w:rPr>
        <w:pPrChange w:id="1464" w:author="Valentin Dimitrov" w:date="2017-07-11T12:32:00Z">
          <w:pPr>
            <w:pStyle w:val="ListParagraph"/>
            <w:numPr>
              <w:numId w:val="28"/>
            </w:numPr>
            <w:ind w:hanging="360"/>
          </w:pPr>
        </w:pPrChange>
      </w:pPr>
      <w:del w:id="1465" w:author="Valentin Dimitrov" w:date="2017-07-11T12:32:00Z">
        <w:r w:rsidDel="002C273A">
          <w:delText xml:space="preserve">Use </w:delText>
        </w:r>
        <w:r w:rsidRPr="004415A7" w:rsidDel="002C273A">
          <w:rPr>
            <w:b w:val="0"/>
          </w:rPr>
          <w:delText>nested loops</w:delText>
        </w:r>
        <w:r w:rsidDel="002C273A">
          <w:delText xml:space="preserve"> and </w:delText>
        </w:r>
        <w:r w:rsidRPr="004415A7" w:rsidDel="002C273A">
          <w:rPr>
            <w:rStyle w:val="CodeChar"/>
          </w:rPr>
          <w:delText>if</w:delText>
        </w:r>
        <w:r w:rsidDel="002C273A">
          <w:delText xml:space="preserve">-statements. Try to figure out the </w:delText>
        </w:r>
        <w:r w:rsidRPr="004415A7" w:rsidDel="002C273A">
          <w:rPr>
            <w:b w:val="0"/>
          </w:rPr>
          <w:delText xml:space="preserve">logic of </w:delText>
        </w:r>
        <w:r w:rsidR="004415A7" w:rsidRPr="004415A7" w:rsidDel="002C273A">
          <w:rPr>
            <w:b w:val="0"/>
          </w:rPr>
          <w:delText>construction</w:delText>
        </w:r>
        <w:r w:rsidR="004415A7" w:rsidDel="002C273A">
          <w:delText xml:space="preserve"> of the </w:delText>
        </w:r>
        <w:r w:rsidDel="002C273A">
          <w:delText>above figures.</w:delText>
        </w:r>
      </w:del>
    </w:p>
    <w:p w:rsidR="00134F26" w:rsidDel="002C273A" w:rsidRDefault="00B46736">
      <w:pPr>
        <w:pStyle w:val="Heading3"/>
        <w:rPr>
          <w:del w:id="1466" w:author="Valentin Dimitrov" w:date="2017-07-11T12:32:00Z"/>
        </w:rPr>
        <w:pPrChange w:id="1467" w:author="Valentin Dimitrov" w:date="2017-07-11T12:32:00Z">
          <w:pPr>
            <w:pStyle w:val="Heading2"/>
          </w:pPr>
        </w:pPrChange>
      </w:pPr>
      <w:del w:id="1468" w:author="Valentin Dimitrov" w:date="2017-07-11T12:32:00Z">
        <w:r w:rsidDel="002C273A">
          <w:delText>**</w:delText>
        </w:r>
        <w:r w:rsidR="005075E7" w:rsidDel="002C273A">
          <w:delText xml:space="preserve"> </w:delText>
        </w:r>
        <w:r w:rsidR="00751792" w:rsidDel="002C273A">
          <w:delText>Monthly Calendar</w:delText>
        </w:r>
      </w:del>
    </w:p>
    <w:p w:rsidR="00741C5B" w:rsidDel="002C273A" w:rsidRDefault="00741C5B">
      <w:pPr>
        <w:pStyle w:val="Heading3"/>
        <w:rPr>
          <w:del w:id="1469" w:author="Valentin Dimitrov" w:date="2017-07-11T12:32:00Z"/>
        </w:rPr>
        <w:pPrChange w:id="1470" w:author="Valentin Dimitrov" w:date="2017-07-11T12:32:00Z">
          <w:pPr/>
        </w:pPrChange>
      </w:pPr>
      <w:del w:id="1471" w:author="Valentin Dimitrov" w:date="2017-07-11T12:32:00Z">
        <w:r w:rsidDel="002C273A">
          <w:delText xml:space="preserve">Note: this problem is for champions only! </w:delText>
        </w:r>
      </w:del>
    </w:p>
    <w:p w:rsidR="00134F26" w:rsidDel="002C273A" w:rsidRDefault="00134F26">
      <w:pPr>
        <w:pStyle w:val="Heading3"/>
        <w:rPr>
          <w:del w:id="1472" w:author="Valentin Dimitrov" w:date="2017-07-11T12:32:00Z"/>
        </w:rPr>
        <w:pPrChange w:id="1473" w:author="Valentin Dimitrov" w:date="2017-07-11T12:32:00Z">
          <w:pPr/>
        </w:pPrChange>
      </w:pPr>
      <w:del w:id="1474" w:author="Valentin Dimitrov" w:date="2017-07-11T12:32:00Z">
        <w:r w:rsidDel="002C273A">
          <w:delText>Write a JS function</w:delText>
        </w:r>
        <w:r w:rsidR="009B6713" w:rsidDel="002C273A">
          <w:delText xml:space="preserve"> </w:delText>
        </w:r>
        <w:r w:rsidR="009B6713" w:rsidRPr="009B6713" w:rsidDel="002C273A">
          <w:rPr>
            <w:rStyle w:val="CodeChar"/>
          </w:rPr>
          <w:delText>calendar([day,</w:delText>
        </w:r>
        <w:r w:rsidR="009B6713" w:rsidRPr="009B6713" w:rsidDel="002C273A">
          <w:rPr>
            <w:rStyle w:val="CodeChar"/>
            <w:rFonts w:asciiTheme="minorHAnsi" w:hAnsiTheme="minorHAnsi"/>
          </w:rPr>
          <w:delText xml:space="preserve"> </w:delText>
        </w:r>
        <w:r w:rsidR="009B6713" w:rsidRPr="009B6713" w:rsidDel="002C273A">
          <w:rPr>
            <w:rStyle w:val="CodeChar"/>
          </w:rPr>
          <w:delText>month,</w:delText>
        </w:r>
        <w:r w:rsidR="009B6713" w:rsidRPr="009B6713" w:rsidDel="002C273A">
          <w:rPr>
            <w:rStyle w:val="CodeChar"/>
            <w:rFonts w:asciiTheme="minorHAnsi" w:hAnsiTheme="minorHAnsi"/>
          </w:rPr>
          <w:delText xml:space="preserve"> </w:delText>
        </w:r>
        <w:r w:rsidR="009B6713" w:rsidRPr="009B6713" w:rsidDel="002C273A">
          <w:rPr>
            <w:rStyle w:val="CodeChar"/>
          </w:rPr>
          <w:delText>year])</w:delText>
        </w:r>
        <w:r w:rsidDel="002C273A">
          <w:delText xml:space="preserve"> that </w:delText>
        </w:r>
        <w:r w:rsidR="009B6713" w:rsidDel="002C273A">
          <w:delText>returns</w:delText>
        </w:r>
        <w:r w:rsidR="00751792" w:rsidDel="002C273A">
          <w:delText xml:space="preserve"> a </w:delText>
        </w:r>
        <w:r w:rsidR="00751792" w:rsidRPr="009B6713" w:rsidDel="002C273A">
          <w:rPr>
            <w:b w:val="0"/>
          </w:rPr>
          <w:delText xml:space="preserve">monthly calendar </w:delText>
        </w:r>
        <w:r w:rsidR="009B6713" w:rsidRPr="009B6713" w:rsidDel="002C273A">
          <w:rPr>
            <w:b w:val="0"/>
          </w:rPr>
          <w:delText>as HTML</w:delText>
        </w:r>
        <w:r w:rsidR="009B6713" w:rsidDel="002C273A">
          <w:delText xml:space="preserve"> </w:delText>
        </w:r>
        <w:r w:rsidR="009B6713" w:rsidRPr="00BC7B81" w:rsidDel="002C273A">
          <w:rPr>
            <w:b w:val="0"/>
          </w:rPr>
          <w:delText>table</w:delText>
        </w:r>
        <w:r w:rsidR="009B6713" w:rsidDel="002C273A">
          <w:delText xml:space="preserve"> (like in the examples below) </w:delText>
        </w:r>
        <w:r w:rsidR="00751792" w:rsidDel="002C273A">
          <w:delText>by given</w:delText>
        </w:r>
        <w:r w:rsidDel="002C273A">
          <w:delText xml:space="preserve"> </w:delText>
        </w:r>
        <w:r w:rsidR="005C573C" w:rsidRPr="005C573C" w:rsidDel="002C273A">
          <w:rPr>
            <w:b w:val="0"/>
          </w:rPr>
          <w:delText>day</w:delText>
        </w:r>
        <w:r w:rsidR="005C573C" w:rsidDel="002C273A">
          <w:delText xml:space="preserve">, </w:delText>
        </w:r>
        <w:r w:rsidR="00751792" w:rsidRPr="005C573C" w:rsidDel="002C273A">
          <w:rPr>
            <w:b w:val="0"/>
          </w:rPr>
          <w:delText>month</w:delText>
        </w:r>
        <w:r w:rsidR="00751792" w:rsidDel="002C273A">
          <w:delText xml:space="preserve"> and </w:delText>
        </w:r>
        <w:r w:rsidR="00751792" w:rsidRPr="005C573C" w:rsidDel="002C273A">
          <w:rPr>
            <w:b w:val="0"/>
          </w:rPr>
          <w:delText>year</w:delText>
        </w:r>
        <w:r w:rsidR="00751792" w:rsidDel="002C273A">
          <w:delText>.</w:delText>
        </w:r>
        <w:r w:rsidR="00BC7B81" w:rsidDel="002C273A">
          <w:delText xml:space="preserve"> Weeks start by “</w:delText>
        </w:r>
        <w:r w:rsidR="00BC7B81" w:rsidRPr="00BC7B81" w:rsidDel="002C273A">
          <w:rPr>
            <w:b w:val="0"/>
          </w:rPr>
          <w:delText>Sun</w:delText>
        </w:r>
        <w:r w:rsidR="00BC7B81" w:rsidDel="002C273A">
          <w:delText>” (Sunday) and end by “</w:delText>
        </w:r>
        <w:r w:rsidR="00BC7B81" w:rsidRPr="00BC7B81" w:rsidDel="002C273A">
          <w:rPr>
            <w:b w:val="0"/>
          </w:rPr>
          <w:delText>Sat</w:delText>
        </w:r>
        <w:r w:rsidR="00BC7B81" w:rsidDel="002C273A">
          <w:delText>” (Saturday).</w:delText>
        </w:r>
      </w:del>
    </w:p>
    <w:p w:rsidR="009F760D" w:rsidDel="002C273A" w:rsidRDefault="00134F26">
      <w:pPr>
        <w:pStyle w:val="Heading3"/>
        <w:rPr>
          <w:del w:id="1475" w:author="Valentin Dimitrov" w:date="2017-07-11T12:32:00Z"/>
        </w:rPr>
        <w:pPrChange w:id="1476" w:author="Valentin Dimitrov" w:date="2017-07-11T12:32:00Z">
          <w:pPr/>
        </w:pPrChange>
      </w:pPr>
      <w:del w:id="1477" w:author="Valentin Dimitrov" w:date="2017-07-11T12:32:00Z">
        <w:r w:rsidDel="002C273A">
          <w:delText xml:space="preserve">The </w:delText>
        </w:r>
        <w:r w:rsidRPr="00BA1772" w:rsidDel="002C273A">
          <w:rPr>
            <w:b w:val="0"/>
          </w:rPr>
          <w:delText>input</w:delText>
        </w:r>
        <w:r w:rsidDel="002C273A">
          <w:delText xml:space="preserve"> comes as array of </w:delText>
        </w:r>
        <w:r w:rsidR="005C573C" w:rsidDel="002C273A">
          <w:delText xml:space="preserve">3 </w:delText>
        </w:r>
        <w:r w:rsidDel="002C273A">
          <w:delText>strings</w:delText>
        </w:r>
        <w:r w:rsidR="005C573C" w:rsidDel="002C273A">
          <w:delText xml:space="preserve">, holding the </w:delText>
        </w:r>
        <w:r w:rsidR="009B6713" w:rsidDel="002C273A">
          <w:delText xml:space="preserve">following </w:delText>
        </w:r>
        <w:r w:rsidR="005C573C" w:rsidDel="002C273A">
          <w:delText>numbers</w:delText>
        </w:r>
        <w:r w:rsidR="009F760D" w:rsidDel="002C273A">
          <w:delText>:</w:delText>
        </w:r>
      </w:del>
    </w:p>
    <w:p w:rsidR="009F760D" w:rsidDel="002C273A" w:rsidRDefault="009F760D">
      <w:pPr>
        <w:pStyle w:val="Heading3"/>
        <w:rPr>
          <w:del w:id="1478" w:author="Valentin Dimitrov" w:date="2017-07-11T12:32:00Z"/>
        </w:rPr>
        <w:pPrChange w:id="1479" w:author="Valentin Dimitrov" w:date="2017-07-11T12:32:00Z">
          <w:pPr>
            <w:pStyle w:val="ListParagraph"/>
            <w:numPr>
              <w:numId w:val="23"/>
            </w:numPr>
            <w:ind w:left="771" w:hanging="360"/>
          </w:pPr>
        </w:pPrChange>
      </w:pPr>
      <w:del w:id="1480" w:author="Valentin Dimitrov" w:date="2017-07-11T12:32:00Z">
        <w:r w:rsidRPr="009F760D" w:rsidDel="002C273A">
          <w:rPr>
            <w:rStyle w:val="CodeChar"/>
          </w:rPr>
          <w:delText>day</w:delText>
        </w:r>
        <w:r w:rsidDel="002C273A">
          <w:delText xml:space="preserve"> (1 ≤ </w:delText>
        </w:r>
        <w:r w:rsidRPr="009F760D" w:rsidDel="002C273A">
          <w:rPr>
            <w:rStyle w:val="CodeChar"/>
          </w:rPr>
          <w:delText>day</w:delText>
        </w:r>
        <w:r w:rsidDel="002C273A">
          <w:delText xml:space="preserve"> ≤ 31)</w:delText>
        </w:r>
      </w:del>
    </w:p>
    <w:p w:rsidR="009F760D" w:rsidDel="002C273A" w:rsidRDefault="009F760D">
      <w:pPr>
        <w:pStyle w:val="Heading3"/>
        <w:rPr>
          <w:del w:id="1481" w:author="Valentin Dimitrov" w:date="2017-07-11T12:32:00Z"/>
        </w:rPr>
        <w:pPrChange w:id="1482" w:author="Valentin Dimitrov" w:date="2017-07-11T12:32:00Z">
          <w:pPr>
            <w:pStyle w:val="ListParagraph"/>
            <w:numPr>
              <w:numId w:val="23"/>
            </w:numPr>
            <w:ind w:left="771" w:hanging="360"/>
          </w:pPr>
        </w:pPrChange>
      </w:pPr>
      <w:del w:id="1483" w:author="Valentin Dimitrov" w:date="2017-07-11T12:32:00Z">
        <w:r w:rsidDel="002C273A">
          <w:rPr>
            <w:rStyle w:val="CodeChar"/>
          </w:rPr>
          <w:delText>month</w:delText>
        </w:r>
        <w:r w:rsidDel="002C273A">
          <w:delText xml:space="preserve"> (1 ≤ </w:delText>
        </w:r>
        <w:r w:rsidDel="002C273A">
          <w:rPr>
            <w:rStyle w:val="CodeChar"/>
          </w:rPr>
          <w:delText>month</w:delText>
        </w:r>
        <w:r w:rsidDel="002C273A">
          <w:delText xml:space="preserve"> ≤ 12)</w:delText>
        </w:r>
      </w:del>
    </w:p>
    <w:p w:rsidR="00134F26" w:rsidDel="002C273A" w:rsidRDefault="009F760D">
      <w:pPr>
        <w:pStyle w:val="Heading3"/>
        <w:rPr>
          <w:del w:id="1484" w:author="Valentin Dimitrov" w:date="2017-07-11T12:32:00Z"/>
        </w:rPr>
        <w:pPrChange w:id="1485" w:author="Valentin Dimitrov" w:date="2017-07-11T12:32:00Z">
          <w:pPr>
            <w:pStyle w:val="ListParagraph"/>
            <w:numPr>
              <w:numId w:val="23"/>
            </w:numPr>
            <w:ind w:left="771" w:hanging="360"/>
          </w:pPr>
        </w:pPrChange>
      </w:pPr>
      <w:del w:id="1486" w:author="Valentin Dimitrov" w:date="2017-07-11T12:32:00Z">
        <w:r w:rsidDel="002C273A">
          <w:rPr>
            <w:rStyle w:val="CodeChar"/>
          </w:rPr>
          <w:delText>year</w:delText>
        </w:r>
        <w:r w:rsidDel="002C273A">
          <w:delText xml:space="preserve"> (1900 ≤ </w:delText>
        </w:r>
        <w:r w:rsidDel="002C273A">
          <w:rPr>
            <w:rStyle w:val="CodeChar"/>
          </w:rPr>
          <w:delText>year</w:delText>
        </w:r>
        <w:r w:rsidDel="002C273A">
          <w:delText xml:space="preserve"> ≤ 2100)</w:delText>
        </w:r>
      </w:del>
    </w:p>
    <w:p w:rsidR="00022676" w:rsidDel="002C273A" w:rsidRDefault="00134F26">
      <w:pPr>
        <w:pStyle w:val="Heading3"/>
        <w:rPr>
          <w:del w:id="1487" w:author="Valentin Dimitrov" w:date="2017-07-11T12:32:00Z"/>
        </w:rPr>
        <w:pPrChange w:id="1488" w:author="Valentin Dimitrov" w:date="2017-07-11T12:32:00Z">
          <w:pPr/>
        </w:pPrChange>
      </w:pPr>
      <w:del w:id="1489" w:author="Valentin Dimitrov" w:date="2017-07-11T12:32:00Z">
        <w:r w:rsidDel="002C273A">
          <w:delText xml:space="preserve">The </w:delText>
        </w:r>
        <w:r w:rsidRPr="00BA1772" w:rsidDel="002C273A">
          <w:rPr>
            <w:b w:val="0"/>
          </w:rPr>
          <w:delText>output</w:delText>
        </w:r>
        <w:r w:rsidDel="002C273A">
          <w:delText xml:space="preserve"> </w:delText>
        </w:r>
        <w:r w:rsidR="00BC7B81" w:rsidDel="002C273A">
          <w:delText>should be</w:delText>
        </w:r>
        <w:r w:rsidDel="002C273A">
          <w:delText xml:space="preserve"> </w:delText>
        </w:r>
        <w:r w:rsidR="009F760D" w:rsidDel="002C273A">
          <w:delText xml:space="preserve">an </w:delText>
        </w:r>
        <w:r w:rsidR="009F760D" w:rsidRPr="009B6713" w:rsidDel="002C273A">
          <w:rPr>
            <w:b w:val="0"/>
          </w:rPr>
          <w:delText>HTML table</w:delText>
        </w:r>
        <w:r w:rsidR="009F760D" w:rsidDel="002C273A">
          <w:delText xml:space="preserve">, </w:delText>
        </w:r>
        <w:r w:rsidR="00BC7B81" w:rsidDel="002C273A">
          <w:delText>holding</w:delText>
        </w:r>
        <w:r w:rsidR="009F760D" w:rsidDel="002C273A">
          <w:delText xml:space="preserve"> the calendar</w:delText>
        </w:r>
        <w:r w:rsidR="00BC7B81" w:rsidDel="002C273A">
          <w:delText xml:space="preserve"> rows and columns</w:delText>
        </w:r>
        <w:r w:rsidR="009B6713" w:rsidDel="002C273A">
          <w:delText>, like in the examples below.</w:delText>
        </w:r>
      </w:del>
    </w:p>
    <w:p w:rsidR="00134F26" w:rsidDel="002C273A" w:rsidRDefault="00BC7B81">
      <w:pPr>
        <w:pStyle w:val="Heading3"/>
        <w:rPr>
          <w:del w:id="1490" w:author="Valentin Dimitrov" w:date="2017-07-11T12:32:00Z"/>
        </w:rPr>
        <w:pPrChange w:id="1491" w:author="Valentin Dimitrov" w:date="2017-07-11T12:32:00Z">
          <w:pPr/>
        </w:pPrChange>
      </w:pPr>
      <w:del w:id="1492" w:author="Valentin Dimitrov" w:date="2017-07-11T12:32:00Z">
        <w:r w:rsidDel="002C273A">
          <w:delText xml:space="preserve">Display the </w:delText>
        </w:r>
        <w:r w:rsidR="00F15B15" w:rsidRPr="00F15B15" w:rsidDel="002C273A">
          <w:rPr>
            <w:b w:val="0"/>
          </w:rPr>
          <w:delText>weeks</w:delText>
        </w:r>
        <w:r w:rsidR="00F15B15" w:rsidDel="002C273A">
          <w:delText xml:space="preserve"> as table rows: </w:delText>
        </w:r>
        <w:r w:rsidR="00F15B15" w:rsidRPr="00F15B15" w:rsidDel="002C273A">
          <w:rPr>
            <w:rStyle w:val="CodeChar"/>
          </w:rPr>
          <w:delText>&lt;tr&gt;…&lt;/tr&gt;</w:delText>
        </w:r>
        <w:r w:rsidR="00F15B15" w:rsidDel="002C273A">
          <w:delText xml:space="preserve">. Display the </w:delText>
        </w:r>
        <w:r w:rsidR="00F15B15" w:rsidRPr="00F15B15" w:rsidDel="002C273A">
          <w:rPr>
            <w:b w:val="0"/>
          </w:rPr>
          <w:delText>days</w:delText>
        </w:r>
        <w:r w:rsidR="00F15B15" w:rsidDel="002C273A">
          <w:delText xml:space="preserve"> as table cells: </w:delText>
        </w:r>
        <w:r w:rsidR="00F15B15" w:rsidRPr="00F15B15" w:rsidDel="002C273A">
          <w:rPr>
            <w:rStyle w:val="CodeChar"/>
          </w:rPr>
          <w:delText>&lt;t</w:delText>
        </w:r>
        <w:r w:rsidR="00F15B15" w:rsidDel="002C273A">
          <w:rPr>
            <w:rStyle w:val="CodeChar"/>
          </w:rPr>
          <w:delText>d</w:delText>
        </w:r>
        <w:r w:rsidR="00F15B15" w:rsidRPr="00F15B15" w:rsidDel="002C273A">
          <w:rPr>
            <w:rStyle w:val="CodeChar"/>
          </w:rPr>
          <w:delText>&gt;…&lt;/t</w:delText>
        </w:r>
        <w:r w:rsidR="00F15B15" w:rsidDel="002C273A">
          <w:rPr>
            <w:rStyle w:val="CodeChar"/>
          </w:rPr>
          <w:delText>d</w:delText>
        </w:r>
        <w:r w:rsidR="00F15B15" w:rsidRPr="00F15B15" w:rsidDel="002C273A">
          <w:rPr>
            <w:rStyle w:val="CodeChar"/>
          </w:rPr>
          <w:delText>&gt;</w:delText>
        </w:r>
        <w:r w:rsidR="00F15B15" w:rsidDel="002C273A">
          <w:delText xml:space="preserve">. Display the days of the previous month with CSS class </w:delText>
        </w:r>
        <w:r w:rsidR="00F15B15" w:rsidDel="002C273A">
          <w:rPr>
            <w:noProof/>
          </w:rPr>
          <w:delText>“</w:delText>
        </w:r>
        <w:r w:rsidR="00F15B15" w:rsidRPr="00F15B15" w:rsidDel="002C273A">
          <w:rPr>
            <w:b w:val="0"/>
            <w:noProof/>
          </w:rPr>
          <w:delText>prev-month</w:delText>
        </w:r>
        <w:r w:rsidR="00F15B15" w:rsidDel="002C273A">
          <w:rPr>
            <w:noProof/>
          </w:rPr>
          <w:delText>”</w:delText>
        </w:r>
        <w:r w:rsidR="00F15B15" w:rsidDel="002C273A">
          <w:delText xml:space="preserve">, the days of the next month with CSS class </w:delText>
        </w:r>
        <w:r w:rsidR="00F15B15" w:rsidDel="002C273A">
          <w:rPr>
            <w:noProof/>
          </w:rPr>
          <w:delText>“</w:delText>
        </w:r>
        <w:r w:rsidR="00F15B15" w:rsidDel="002C273A">
          <w:rPr>
            <w:b w:val="0"/>
            <w:noProof/>
          </w:rPr>
          <w:delText>next</w:delText>
        </w:r>
        <w:r w:rsidR="00F15B15" w:rsidRPr="00F15B15" w:rsidDel="002C273A">
          <w:rPr>
            <w:b w:val="0"/>
            <w:noProof/>
          </w:rPr>
          <w:delText>-month</w:delText>
        </w:r>
        <w:r w:rsidR="00F15B15" w:rsidDel="002C273A">
          <w:rPr>
            <w:noProof/>
          </w:rPr>
          <w:delText>” and the current day with CSS class “</w:delText>
        </w:r>
        <w:r w:rsidR="00F15B15" w:rsidRPr="00F15B15" w:rsidDel="002C273A">
          <w:rPr>
            <w:rStyle w:val="CodeChar"/>
          </w:rPr>
          <w:delText>today</w:delText>
        </w:r>
        <w:r w:rsidR="00F15B15" w:rsidDel="002C273A">
          <w:rPr>
            <w:noProof/>
          </w:rPr>
          <w:delText>”. See the examples below.</w:delText>
        </w:r>
      </w:del>
    </w:p>
    <w:p w:rsidR="00BC7B81" w:rsidRPr="00F15B15" w:rsidDel="002C273A" w:rsidRDefault="00BC7B81">
      <w:pPr>
        <w:pStyle w:val="Heading3"/>
        <w:rPr>
          <w:del w:id="1493" w:author="Valentin Dimitrov" w:date="2017-07-11T12:32:00Z"/>
          <w:lang w:val="bg-BG"/>
        </w:rPr>
      </w:pPr>
      <w:del w:id="1494" w:author="Valentin Dimitrov" w:date="2017-07-11T12:32:00Z">
        <w:r w:rsidDel="002C273A">
          <w:delText>Examples</w:delText>
        </w:r>
      </w:del>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1055"/>
        <w:gridCol w:w="9360"/>
      </w:tblGrid>
      <w:tr w:rsidR="00BC7B81" w:rsidRPr="006B658F" w:rsidDel="002C273A" w:rsidTr="00911C8B">
        <w:trPr>
          <w:del w:id="1495" w:author="Valentin Dimitrov" w:date="2017-07-11T12:32:00Z"/>
        </w:trPr>
        <w:tc>
          <w:tcPr>
            <w:tcW w:w="1055" w:type="dxa"/>
            <w:shd w:val="clear" w:color="auto" w:fill="D9D9D9" w:themeFill="background1" w:themeFillShade="D9"/>
          </w:tcPr>
          <w:p w:rsidR="00BC7B81" w:rsidRPr="006B658F" w:rsidDel="002C273A" w:rsidRDefault="00BC7B81">
            <w:pPr>
              <w:pStyle w:val="Heading3"/>
              <w:rPr>
                <w:del w:id="1496" w:author="Valentin Dimitrov" w:date="2017-07-11T12:32:00Z"/>
              </w:rPr>
              <w:pPrChange w:id="1497" w:author="Valentin Dimitrov" w:date="2017-07-11T12:32:00Z">
                <w:pPr>
                  <w:spacing w:before="0" w:after="0"/>
                </w:pPr>
              </w:pPrChange>
            </w:pPr>
            <w:del w:id="1498" w:author="Valentin Dimitrov" w:date="2017-07-11T12:32:00Z">
              <w:r w:rsidRPr="006B658F" w:rsidDel="002C273A">
                <w:rPr>
                  <w:b w:val="0"/>
                </w:rPr>
                <w:delText>Input</w:delText>
              </w:r>
            </w:del>
          </w:p>
        </w:tc>
        <w:tc>
          <w:tcPr>
            <w:tcW w:w="9360" w:type="dxa"/>
            <w:shd w:val="clear" w:color="auto" w:fill="auto"/>
          </w:tcPr>
          <w:p w:rsidR="00BC7B81" w:rsidDel="002C273A" w:rsidRDefault="00BC7B81">
            <w:pPr>
              <w:pStyle w:val="Heading3"/>
              <w:rPr>
                <w:del w:id="1499" w:author="Valentin Dimitrov" w:date="2017-07-11T12:32:00Z"/>
                <w:lang w:val="bg-BG"/>
              </w:rPr>
              <w:pPrChange w:id="1500" w:author="Valentin Dimitrov" w:date="2017-07-11T12:32:00Z">
                <w:pPr>
                  <w:spacing w:before="0" w:after="0"/>
                </w:pPr>
              </w:pPrChange>
            </w:pPr>
            <w:del w:id="1501" w:author="Valentin Dimitrov" w:date="2017-07-11T12:32:00Z">
              <w:r w:rsidDel="002C273A">
                <w:rPr>
                  <w:lang w:val="bg-BG"/>
                </w:rPr>
                <w:delText>24</w:delText>
              </w:r>
            </w:del>
          </w:p>
          <w:p w:rsidR="00BC7B81" w:rsidDel="002C273A" w:rsidRDefault="00BC7B81">
            <w:pPr>
              <w:pStyle w:val="Heading3"/>
              <w:rPr>
                <w:del w:id="1502" w:author="Valentin Dimitrov" w:date="2017-07-11T12:32:00Z"/>
              </w:rPr>
              <w:pPrChange w:id="1503" w:author="Valentin Dimitrov" w:date="2017-07-11T12:32:00Z">
                <w:pPr>
                  <w:spacing w:before="0" w:after="0"/>
                </w:pPr>
              </w:pPrChange>
            </w:pPr>
            <w:del w:id="1504" w:author="Valentin Dimitrov" w:date="2017-07-11T12:32:00Z">
              <w:r w:rsidDel="002C273A">
                <w:delText>12</w:delText>
              </w:r>
            </w:del>
          </w:p>
          <w:p w:rsidR="00BC7B81" w:rsidRPr="006B658F" w:rsidDel="002C273A" w:rsidRDefault="00BC7B81">
            <w:pPr>
              <w:pStyle w:val="Heading3"/>
              <w:rPr>
                <w:del w:id="1505" w:author="Valentin Dimitrov" w:date="2017-07-11T12:32:00Z"/>
                <w:lang w:val="bg-BG"/>
              </w:rPr>
              <w:pPrChange w:id="1506" w:author="Valentin Dimitrov" w:date="2017-07-11T12:32:00Z">
                <w:pPr>
                  <w:spacing w:before="0" w:after="0"/>
                </w:pPr>
              </w:pPrChange>
            </w:pPr>
            <w:del w:id="1507" w:author="Valentin Dimitrov" w:date="2017-07-11T12:32:00Z">
              <w:r w:rsidDel="002C273A">
                <w:delText>2012</w:delText>
              </w:r>
            </w:del>
          </w:p>
        </w:tc>
      </w:tr>
      <w:tr w:rsidR="00BC7B81" w:rsidRPr="006B658F" w:rsidDel="002C273A" w:rsidTr="00911C8B">
        <w:trPr>
          <w:del w:id="1508" w:author="Valentin Dimitrov" w:date="2017-07-11T12:32:00Z"/>
        </w:trPr>
        <w:tc>
          <w:tcPr>
            <w:tcW w:w="1055" w:type="dxa"/>
            <w:shd w:val="clear" w:color="auto" w:fill="D9D9D9" w:themeFill="background1" w:themeFillShade="D9"/>
          </w:tcPr>
          <w:p w:rsidR="00BC7B81" w:rsidRPr="006B658F" w:rsidDel="002C273A" w:rsidRDefault="00BC7B81">
            <w:pPr>
              <w:pStyle w:val="Heading3"/>
              <w:rPr>
                <w:del w:id="1509" w:author="Valentin Dimitrov" w:date="2017-07-11T12:32:00Z"/>
                <w:noProof/>
              </w:rPr>
              <w:pPrChange w:id="1510" w:author="Valentin Dimitrov" w:date="2017-07-11T12:32:00Z">
                <w:pPr>
                  <w:spacing w:before="0" w:after="0"/>
                </w:pPr>
              </w:pPrChange>
            </w:pPr>
            <w:del w:id="1511" w:author="Valentin Dimitrov" w:date="2017-07-11T12:32:00Z">
              <w:r w:rsidRPr="006B658F" w:rsidDel="002C273A">
                <w:rPr>
                  <w:b w:val="0"/>
                  <w:noProof/>
                </w:rPr>
                <w:delText>Output</w:delText>
              </w:r>
            </w:del>
          </w:p>
        </w:tc>
        <w:tc>
          <w:tcPr>
            <w:tcW w:w="9360" w:type="dxa"/>
            <w:shd w:val="clear" w:color="auto" w:fill="auto"/>
            <w:vAlign w:val="center"/>
          </w:tcPr>
          <w:p w:rsidR="00F15B15" w:rsidDel="002C273A" w:rsidRDefault="00BC7B81">
            <w:pPr>
              <w:pStyle w:val="Heading3"/>
              <w:rPr>
                <w:del w:id="1512" w:author="Valentin Dimitrov" w:date="2017-07-11T12:32:00Z"/>
                <w:bCs/>
                <w:noProof/>
                <w:sz w:val="20"/>
                <w:szCs w:val="20"/>
              </w:rPr>
              <w:pPrChange w:id="1513" w:author="Valentin Dimitrov" w:date="2017-07-11T12:32:00Z">
                <w:pPr>
                  <w:spacing w:before="0" w:after="0"/>
                </w:pPr>
              </w:pPrChange>
            </w:pPr>
            <w:del w:id="1514" w:author="Valentin Dimitrov" w:date="2017-07-11T12:32:00Z">
              <w:r w:rsidRPr="007A644E" w:rsidDel="002C273A">
                <w:rPr>
                  <w:bCs/>
                  <w:noProof/>
                  <w:sz w:val="20"/>
                  <w:szCs w:val="20"/>
                </w:rPr>
                <w:delText>&lt;table&gt;</w:delText>
              </w:r>
            </w:del>
          </w:p>
          <w:p w:rsidR="00BC7B81" w:rsidRPr="007A644E" w:rsidDel="002C273A" w:rsidRDefault="00F15B15">
            <w:pPr>
              <w:pStyle w:val="Heading3"/>
              <w:rPr>
                <w:del w:id="1515" w:author="Valentin Dimitrov" w:date="2017-07-11T12:32:00Z"/>
                <w:bCs/>
                <w:noProof/>
                <w:sz w:val="20"/>
                <w:szCs w:val="20"/>
              </w:rPr>
              <w:pPrChange w:id="1516" w:author="Valentin Dimitrov" w:date="2017-07-11T12:32:00Z">
                <w:pPr>
                  <w:spacing w:before="0" w:after="0"/>
                </w:pPr>
              </w:pPrChange>
            </w:pPr>
            <w:del w:id="1517" w:author="Valentin Dimitrov" w:date="2017-07-11T12:32:00Z">
              <w:r w:rsidDel="002C273A">
                <w:rPr>
                  <w:bCs/>
                  <w:noProof/>
                  <w:sz w:val="20"/>
                  <w:szCs w:val="20"/>
                </w:rPr>
                <w:delText xml:space="preserve">  </w:delText>
              </w:r>
              <w:r w:rsidR="00BC7B81" w:rsidRPr="007A644E" w:rsidDel="002C273A">
                <w:rPr>
                  <w:bCs/>
                  <w:noProof/>
                  <w:sz w:val="20"/>
                  <w:szCs w:val="20"/>
                </w:rPr>
                <w:delText>&lt;tr&gt;&lt;th&gt;</w:delText>
              </w:r>
              <w:r w:rsidR="00BC7B81" w:rsidRPr="00BC7B81" w:rsidDel="002C273A">
                <w:rPr>
                  <w:b w:val="0"/>
                  <w:bCs/>
                  <w:noProof/>
                  <w:sz w:val="20"/>
                  <w:szCs w:val="20"/>
                </w:rPr>
                <w:delText>Sun</w:delText>
              </w:r>
              <w:r w:rsidR="00BC7B81" w:rsidRPr="007A644E" w:rsidDel="002C273A">
                <w:rPr>
                  <w:bCs/>
                  <w:noProof/>
                  <w:sz w:val="20"/>
                  <w:szCs w:val="20"/>
                </w:rPr>
                <w:delText>&lt;/th&gt;&lt;th&gt;</w:delText>
              </w:r>
              <w:r w:rsidR="00BC7B81" w:rsidRPr="00BC7B81" w:rsidDel="002C273A">
                <w:rPr>
                  <w:b w:val="0"/>
                  <w:bCs/>
                  <w:noProof/>
                  <w:sz w:val="20"/>
                  <w:szCs w:val="20"/>
                </w:rPr>
                <w:delText>Mon</w:delText>
              </w:r>
              <w:r w:rsidR="00BC7B81" w:rsidRPr="007A644E" w:rsidDel="002C273A">
                <w:rPr>
                  <w:bCs/>
                  <w:noProof/>
                  <w:sz w:val="20"/>
                  <w:szCs w:val="20"/>
                </w:rPr>
                <w:delText>&lt;/th&gt;&lt;th&gt;</w:delText>
              </w:r>
              <w:r w:rsidR="00BC7B81" w:rsidRPr="00BC7B81" w:rsidDel="002C273A">
                <w:rPr>
                  <w:b w:val="0"/>
                  <w:bCs/>
                  <w:noProof/>
                  <w:sz w:val="20"/>
                  <w:szCs w:val="20"/>
                </w:rPr>
                <w:delText>Tue</w:delText>
              </w:r>
              <w:r w:rsidR="00BC7B81" w:rsidRPr="007A644E" w:rsidDel="002C273A">
                <w:rPr>
                  <w:bCs/>
                  <w:noProof/>
                  <w:sz w:val="20"/>
                  <w:szCs w:val="20"/>
                </w:rPr>
                <w:delText>&lt;/th&gt;&lt;th&gt;</w:delText>
              </w:r>
              <w:r w:rsidR="00BC7B81" w:rsidRPr="00BC7B81" w:rsidDel="002C273A">
                <w:rPr>
                  <w:b w:val="0"/>
                  <w:bCs/>
                  <w:noProof/>
                  <w:sz w:val="20"/>
                  <w:szCs w:val="20"/>
                </w:rPr>
                <w:delText>Wed</w:delText>
              </w:r>
              <w:r w:rsidR="00BC7B81" w:rsidRPr="007A644E" w:rsidDel="002C273A">
                <w:rPr>
                  <w:bCs/>
                  <w:noProof/>
                  <w:sz w:val="20"/>
                  <w:szCs w:val="20"/>
                </w:rPr>
                <w:delText>&lt;/th&gt;&lt;th&gt;</w:delText>
              </w:r>
              <w:r w:rsidR="00BC7B81" w:rsidRPr="00BC7B81" w:rsidDel="002C273A">
                <w:rPr>
                  <w:b w:val="0"/>
                  <w:bCs/>
                  <w:noProof/>
                  <w:sz w:val="20"/>
                  <w:szCs w:val="20"/>
                </w:rPr>
                <w:delText>Thu</w:delText>
              </w:r>
              <w:r w:rsidR="00BC7B81" w:rsidRPr="007A644E" w:rsidDel="002C273A">
                <w:rPr>
                  <w:bCs/>
                  <w:noProof/>
                  <w:sz w:val="20"/>
                  <w:szCs w:val="20"/>
                </w:rPr>
                <w:delText>&lt;/th&gt;&lt;th&gt;</w:delText>
              </w:r>
              <w:r w:rsidR="00BC7B81" w:rsidRPr="00BC7B81" w:rsidDel="002C273A">
                <w:rPr>
                  <w:b w:val="0"/>
                  <w:bCs/>
                  <w:noProof/>
                  <w:sz w:val="20"/>
                  <w:szCs w:val="20"/>
                </w:rPr>
                <w:delText>Fri</w:delText>
              </w:r>
              <w:r w:rsidR="00BC7B81" w:rsidRPr="007A644E" w:rsidDel="002C273A">
                <w:rPr>
                  <w:bCs/>
                  <w:noProof/>
                  <w:sz w:val="20"/>
                  <w:szCs w:val="20"/>
                </w:rPr>
                <w:delText>&lt;/th&gt;&lt;th&gt;</w:delText>
              </w:r>
              <w:r w:rsidR="00BC7B81" w:rsidRPr="00BC7B81" w:rsidDel="002C273A">
                <w:rPr>
                  <w:b w:val="0"/>
                  <w:bCs/>
                  <w:noProof/>
                  <w:sz w:val="20"/>
                  <w:szCs w:val="20"/>
                </w:rPr>
                <w:delText>Sat</w:delText>
              </w:r>
              <w:r w:rsidR="00BC7B81" w:rsidRPr="007A644E" w:rsidDel="002C273A">
                <w:rPr>
                  <w:bCs/>
                  <w:noProof/>
                  <w:sz w:val="20"/>
                  <w:szCs w:val="20"/>
                </w:rPr>
                <w:delText>&lt;/th&gt;&lt;/tr&gt;</w:delText>
              </w:r>
            </w:del>
          </w:p>
          <w:p w:rsidR="00BC7B81" w:rsidRPr="007A644E" w:rsidDel="002C273A" w:rsidRDefault="00BC7B81">
            <w:pPr>
              <w:pStyle w:val="Heading3"/>
              <w:rPr>
                <w:del w:id="1518" w:author="Valentin Dimitrov" w:date="2017-07-11T12:32:00Z"/>
                <w:bCs/>
                <w:noProof/>
                <w:sz w:val="20"/>
                <w:szCs w:val="20"/>
              </w:rPr>
              <w:pPrChange w:id="1519" w:author="Valentin Dimitrov" w:date="2017-07-11T12:32:00Z">
                <w:pPr>
                  <w:spacing w:before="0" w:after="0"/>
                </w:pPr>
              </w:pPrChange>
            </w:pPr>
            <w:del w:id="1520" w:author="Valentin Dimitrov" w:date="2017-07-11T12:32:00Z">
              <w:r w:rsidRPr="007A644E" w:rsidDel="002C273A">
                <w:rPr>
                  <w:bCs/>
                  <w:noProof/>
                  <w:sz w:val="20"/>
                  <w:szCs w:val="20"/>
                </w:rPr>
                <w:delText xml:space="preserve">  &lt;tr&gt;&lt;td class="</w:delText>
              </w:r>
              <w:r w:rsidRPr="00BC7B81" w:rsidDel="002C273A">
                <w:rPr>
                  <w:b w:val="0"/>
                  <w:bCs/>
                  <w:noProof/>
                  <w:sz w:val="20"/>
                  <w:szCs w:val="20"/>
                </w:rPr>
                <w:delText>prev-month</w:delText>
              </w:r>
              <w:r w:rsidRPr="007A644E" w:rsidDel="002C273A">
                <w:rPr>
                  <w:bCs/>
                  <w:noProof/>
                  <w:sz w:val="20"/>
                  <w:szCs w:val="20"/>
                </w:rPr>
                <w:delText>"&gt;</w:delText>
              </w:r>
              <w:r w:rsidRPr="00BC7B81" w:rsidDel="002C273A">
                <w:rPr>
                  <w:b w:val="0"/>
                  <w:bCs/>
                  <w:noProof/>
                  <w:sz w:val="20"/>
                  <w:szCs w:val="20"/>
                </w:rPr>
                <w:delText>25</w:delText>
              </w:r>
              <w:r w:rsidRPr="007A644E" w:rsidDel="002C273A">
                <w:rPr>
                  <w:bCs/>
                  <w:noProof/>
                  <w:sz w:val="20"/>
                  <w:szCs w:val="20"/>
                </w:rPr>
                <w:delText>&lt;/td&gt;&lt;td class="</w:delText>
              </w:r>
              <w:r w:rsidRPr="00BC7B81" w:rsidDel="002C273A">
                <w:rPr>
                  <w:b w:val="0"/>
                  <w:bCs/>
                  <w:noProof/>
                  <w:sz w:val="20"/>
                  <w:szCs w:val="20"/>
                </w:rPr>
                <w:delText>prev-month</w:delText>
              </w:r>
              <w:r w:rsidRPr="007A644E" w:rsidDel="002C273A">
                <w:rPr>
                  <w:bCs/>
                  <w:noProof/>
                  <w:sz w:val="20"/>
                  <w:szCs w:val="20"/>
                </w:rPr>
                <w:delText>"&gt;</w:delText>
              </w:r>
              <w:r w:rsidRPr="00BC7B81" w:rsidDel="002C273A">
                <w:rPr>
                  <w:b w:val="0"/>
                  <w:bCs/>
                  <w:noProof/>
                  <w:sz w:val="20"/>
                  <w:szCs w:val="20"/>
                </w:rPr>
                <w:delText>26</w:delText>
              </w:r>
              <w:r w:rsidRPr="007A644E" w:rsidDel="002C273A">
                <w:rPr>
                  <w:bCs/>
                  <w:noProof/>
                  <w:sz w:val="20"/>
                  <w:szCs w:val="20"/>
                </w:rPr>
                <w:delText>&lt;/td&gt;&lt;td class="</w:delText>
              </w:r>
              <w:r w:rsidRPr="00BC7B81" w:rsidDel="002C273A">
                <w:rPr>
                  <w:b w:val="0"/>
                  <w:bCs/>
                  <w:noProof/>
                  <w:sz w:val="20"/>
                  <w:szCs w:val="20"/>
                </w:rPr>
                <w:delText>prev-month</w:delText>
              </w:r>
              <w:r w:rsidRPr="007A644E" w:rsidDel="002C273A">
                <w:rPr>
                  <w:bCs/>
                  <w:noProof/>
                  <w:sz w:val="20"/>
                  <w:szCs w:val="20"/>
                </w:rPr>
                <w:delText>"&gt;</w:delText>
              </w:r>
              <w:r w:rsidRPr="00BC7B81" w:rsidDel="002C273A">
                <w:rPr>
                  <w:b w:val="0"/>
                  <w:bCs/>
                  <w:noProof/>
                  <w:sz w:val="20"/>
                  <w:szCs w:val="20"/>
                </w:rPr>
                <w:delText>27</w:delText>
              </w:r>
              <w:r w:rsidRPr="007A644E" w:rsidDel="002C273A">
                <w:rPr>
                  <w:bCs/>
                  <w:noProof/>
                  <w:sz w:val="20"/>
                  <w:szCs w:val="20"/>
                </w:rPr>
                <w:delText>&lt;/td&gt;&lt;td class="</w:delText>
              </w:r>
              <w:r w:rsidRPr="00BC7B81" w:rsidDel="002C273A">
                <w:rPr>
                  <w:b w:val="0"/>
                  <w:bCs/>
                  <w:noProof/>
                  <w:sz w:val="20"/>
                  <w:szCs w:val="20"/>
                </w:rPr>
                <w:delText>prev-month</w:delText>
              </w:r>
              <w:r w:rsidRPr="007A644E" w:rsidDel="002C273A">
                <w:rPr>
                  <w:bCs/>
                  <w:noProof/>
                  <w:sz w:val="20"/>
                  <w:szCs w:val="20"/>
                </w:rPr>
                <w:delText>"&gt;</w:delText>
              </w:r>
              <w:r w:rsidRPr="00BC7B81" w:rsidDel="002C273A">
                <w:rPr>
                  <w:b w:val="0"/>
                  <w:bCs/>
                  <w:noProof/>
                  <w:sz w:val="20"/>
                  <w:szCs w:val="20"/>
                </w:rPr>
                <w:delText>28</w:delText>
              </w:r>
              <w:r w:rsidRPr="007A644E" w:rsidDel="002C273A">
                <w:rPr>
                  <w:bCs/>
                  <w:noProof/>
                  <w:sz w:val="20"/>
                  <w:szCs w:val="20"/>
                </w:rPr>
                <w:delText>&lt;/td&gt;&lt;td class="</w:delText>
              </w:r>
              <w:r w:rsidRPr="00BC7B81" w:rsidDel="002C273A">
                <w:rPr>
                  <w:b w:val="0"/>
                  <w:bCs/>
                  <w:noProof/>
                  <w:sz w:val="20"/>
                  <w:szCs w:val="20"/>
                </w:rPr>
                <w:delText>prev-month</w:delText>
              </w:r>
              <w:r w:rsidRPr="007A644E" w:rsidDel="002C273A">
                <w:rPr>
                  <w:bCs/>
                  <w:noProof/>
                  <w:sz w:val="20"/>
                  <w:szCs w:val="20"/>
                </w:rPr>
                <w:delText>"&gt;</w:delText>
              </w:r>
              <w:r w:rsidRPr="00BC7B81" w:rsidDel="002C273A">
                <w:rPr>
                  <w:b w:val="0"/>
                  <w:bCs/>
                  <w:noProof/>
                  <w:sz w:val="20"/>
                  <w:szCs w:val="20"/>
                </w:rPr>
                <w:delText>29</w:delText>
              </w:r>
              <w:r w:rsidRPr="007A644E" w:rsidDel="002C273A">
                <w:rPr>
                  <w:bCs/>
                  <w:noProof/>
                  <w:sz w:val="20"/>
                  <w:szCs w:val="20"/>
                </w:rPr>
                <w:delText>&lt;/td&gt;&lt;td class="</w:delText>
              </w:r>
              <w:r w:rsidRPr="00BC7B81" w:rsidDel="002C273A">
                <w:rPr>
                  <w:b w:val="0"/>
                  <w:bCs/>
                  <w:noProof/>
                  <w:sz w:val="20"/>
                  <w:szCs w:val="20"/>
                </w:rPr>
                <w:delText>prev-month</w:delText>
              </w:r>
              <w:r w:rsidRPr="007A644E" w:rsidDel="002C273A">
                <w:rPr>
                  <w:bCs/>
                  <w:noProof/>
                  <w:sz w:val="20"/>
                  <w:szCs w:val="20"/>
                </w:rPr>
                <w:delText>"&gt;</w:delText>
              </w:r>
              <w:r w:rsidRPr="00BC7B81" w:rsidDel="002C273A">
                <w:rPr>
                  <w:b w:val="0"/>
                  <w:bCs/>
                  <w:noProof/>
                  <w:sz w:val="20"/>
                  <w:szCs w:val="20"/>
                </w:rPr>
                <w:delText>30</w:delText>
              </w:r>
              <w:r w:rsidRPr="007A644E" w:rsidDel="002C273A">
                <w:rPr>
                  <w:bCs/>
                  <w:noProof/>
                  <w:sz w:val="20"/>
                  <w:szCs w:val="20"/>
                </w:rPr>
                <w:delText>&lt;/td&gt;&lt;td&gt;</w:delText>
              </w:r>
              <w:r w:rsidRPr="00F15B15" w:rsidDel="002C273A">
                <w:rPr>
                  <w:b w:val="0"/>
                  <w:bCs/>
                  <w:noProof/>
                  <w:sz w:val="20"/>
                  <w:szCs w:val="20"/>
                </w:rPr>
                <w:delText>1</w:delText>
              </w:r>
              <w:r w:rsidRPr="007A644E" w:rsidDel="002C273A">
                <w:rPr>
                  <w:bCs/>
                  <w:noProof/>
                  <w:sz w:val="20"/>
                  <w:szCs w:val="20"/>
                </w:rPr>
                <w:delText>&lt;/td&gt;&lt;/tr&gt;</w:delText>
              </w:r>
            </w:del>
          </w:p>
          <w:p w:rsidR="00BC7B81" w:rsidRPr="007A644E" w:rsidDel="002C273A" w:rsidRDefault="00BC7B81">
            <w:pPr>
              <w:pStyle w:val="Heading3"/>
              <w:rPr>
                <w:del w:id="1521" w:author="Valentin Dimitrov" w:date="2017-07-11T12:32:00Z"/>
                <w:bCs/>
                <w:noProof/>
                <w:sz w:val="20"/>
                <w:szCs w:val="20"/>
              </w:rPr>
              <w:pPrChange w:id="1522" w:author="Valentin Dimitrov" w:date="2017-07-11T12:32:00Z">
                <w:pPr>
                  <w:spacing w:before="0" w:after="0"/>
                </w:pPr>
              </w:pPrChange>
            </w:pPr>
            <w:del w:id="1523" w:author="Valentin Dimitrov" w:date="2017-07-11T12:32:00Z">
              <w:r w:rsidRPr="007A644E" w:rsidDel="002C273A">
                <w:rPr>
                  <w:bCs/>
                  <w:noProof/>
                  <w:sz w:val="20"/>
                  <w:szCs w:val="20"/>
                </w:rPr>
                <w:delText xml:space="preserve">  &lt;tr&gt;&lt;td&gt;</w:delText>
              </w:r>
              <w:r w:rsidRPr="00F15B15" w:rsidDel="002C273A">
                <w:rPr>
                  <w:b w:val="0"/>
                  <w:bCs/>
                  <w:noProof/>
                  <w:sz w:val="20"/>
                  <w:szCs w:val="20"/>
                </w:rPr>
                <w:delText>2</w:delText>
              </w:r>
              <w:r w:rsidRPr="007A644E" w:rsidDel="002C273A">
                <w:rPr>
                  <w:bCs/>
                  <w:noProof/>
                  <w:sz w:val="20"/>
                  <w:szCs w:val="20"/>
                </w:rPr>
                <w:delText>&lt;/td&gt;&lt;td&gt;</w:delText>
              </w:r>
              <w:r w:rsidRPr="00F15B15" w:rsidDel="002C273A">
                <w:rPr>
                  <w:b w:val="0"/>
                  <w:bCs/>
                  <w:noProof/>
                  <w:sz w:val="20"/>
                  <w:szCs w:val="20"/>
                </w:rPr>
                <w:delText>3</w:delText>
              </w:r>
              <w:r w:rsidRPr="007A644E" w:rsidDel="002C273A">
                <w:rPr>
                  <w:bCs/>
                  <w:noProof/>
                  <w:sz w:val="20"/>
                  <w:szCs w:val="20"/>
                </w:rPr>
                <w:delText>&lt;/td&gt;&lt;td&gt;</w:delText>
              </w:r>
              <w:r w:rsidRPr="00F15B15" w:rsidDel="002C273A">
                <w:rPr>
                  <w:b w:val="0"/>
                  <w:bCs/>
                  <w:noProof/>
                  <w:sz w:val="20"/>
                  <w:szCs w:val="20"/>
                </w:rPr>
                <w:delText>4</w:delText>
              </w:r>
              <w:r w:rsidRPr="007A644E" w:rsidDel="002C273A">
                <w:rPr>
                  <w:bCs/>
                  <w:noProof/>
                  <w:sz w:val="20"/>
                  <w:szCs w:val="20"/>
                </w:rPr>
                <w:delText>&lt;/td&gt;&lt;td&gt;</w:delText>
              </w:r>
              <w:r w:rsidRPr="00F15B15" w:rsidDel="002C273A">
                <w:rPr>
                  <w:b w:val="0"/>
                  <w:bCs/>
                  <w:noProof/>
                  <w:sz w:val="20"/>
                  <w:szCs w:val="20"/>
                </w:rPr>
                <w:delText>5</w:delText>
              </w:r>
              <w:r w:rsidRPr="007A644E" w:rsidDel="002C273A">
                <w:rPr>
                  <w:bCs/>
                  <w:noProof/>
                  <w:sz w:val="20"/>
                  <w:szCs w:val="20"/>
                </w:rPr>
                <w:delText>&lt;/td&gt;&lt;td&gt;</w:delText>
              </w:r>
              <w:r w:rsidRPr="00F15B15" w:rsidDel="002C273A">
                <w:rPr>
                  <w:b w:val="0"/>
                  <w:bCs/>
                  <w:noProof/>
                  <w:sz w:val="20"/>
                  <w:szCs w:val="20"/>
                </w:rPr>
                <w:delText>6</w:delText>
              </w:r>
              <w:r w:rsidRPr="007A644E" w:rsidDel="002C273A">
                <w:rPr>
                  <w:bCs/>
                  <w:noProof/>
                  <w:sz w:val="20"/>
                  <w:szCs w:val="20"/>
                </w:rPr>
                <w:delText>&lt;/td&gt;&lt;td&gt;</w:delText>
              </w:r>
              <w:r w:rsidRPr="00F15B15" w:rsidDel="002C273A">
                <w:rPr>
                  <w:b w:val="0"/>
                  <w:bCs/>
                  <w:noProof/>
                  <w:sz w:val="20"/>
                  <w:szCs w:val="20"/>
                </w:rPr>
                <w:delText>7</w:delText>
              </w:r>
              <w:r w:rsidRPr="007A644E" w:rsidDel="002C273A">
                <w:rPr>
                  <w:bCs/>
                  <w:noProof/>
                  <w:sz w:val="20"/>
                  <w:szCs w:val="20"/>
                </w:rPr>
                <w:delText>&lt;/td&gt;&lt;td&gt;</w:delText>
              </w:r>
              <w:r w:rsidRPr="00F15B15" w:rsidDel="002C273A">
                <w:rPr>
                  <w:b w:val="0"/>
                  <w:bCs/>
                  <w:noProof/>
                  <w:sz w:val="20"/>
                  <w:szCs w:val="20"/>
                </w:rPr>
                <w:delText>8</w:delText>
              </w:r>
              <w:r w:rsidRPr="007A644E" w:rsidDel="002C273A">
                <w:rPr>
                  <w:bCs/>
                  <w:noProof/>
                  <w:sz w:val="20"/>
                  <w:szCs w:val="20"/>
                </w:rPr>
                <w:delText>&lt;/td&gt;&lt;/tr&gt;</w:delText>
              </w:r>
            </w:del>
          </w:p>
          <w:p w:rsidR="00BC7B81" w:rsidRPr="007A644E" w:rsidDel="002C273A" w:rsidRDefault="00BC7B81">
            <w:pPr>
              <w:pStyle w:val="Heading3"/>
              <w:rPr>
                <w:del w:id="1524" w:author="Valentin Dimitrov" w:date="2017-07-11T12:32:00Z"/>
                <w:bCs/>
                <w:noProof/>
                <w:sz w:val="20"/>
                <w:szCs w:val="20"/>
              </w:rPr>
              <w:pPrChange w:id="1525" w:author="Valentin Dimitrov" w:date="2017-07-11T12:32:00Z">
                <w:pPr>
                  <w:spacing w:before="0" w:after="0"/>
                </w:pPr>
              </w:pPrChange>
            </w:pPr>
            <w:del w:id="1526" w:author="Valentin Dimitrov" w:date="2017-07-11T12:32:00Z">
              <w:r w:rsidRPr="007A644E" w:rsidDel="002C273A">
                <w:rPr>
                  <w:bCs/>
                  <w:noProof/>
                  <w:sz w:val="20"/>
                  <w:szCs w:val="20"/>
                </w:rPr>
                <w:delText xml:space="preserve">  &lt;tr&gt;&lt;td&gt;</w:delText>
              </w:r>
              <w:r w:rsidRPr="00F15B15" w:rsidDel="002C273A">
                <w:rPr>
                  <w:b w:val="0"/>
                  <w:bCs/>
                  <w:noProof/>
                  <w:sz w:val="20"/>
                  <w:szCs w:val="20"/>
                </w:rPr>
                <w:delText>9</w:delText>
              </w:r>
              <w:r w:rsidRPr="007A644E" w:rsidDel="002C273A">
                <w:rPr>
                  <w:bCs/>
                  <w:noProof/>
                  <w:sz w:val="20"/>
                  <w:szCs w:val="20"/>
                </w:rPr>
                <w:delText>&lt;/td&gt;&lt;td&gt;</w:delText>
              </w:r>
              <w:r w:rsidRPr="00F15B15" w:rsidDel="002C273A">
                <w:rPr>
                  <w:b w:val="0"/>
                  <w:bCs/>
                  <w:noProof/>
                  <w:sz w:val="20"/>
                  <w:szCs w:val="20"/>
                </w:rPr>
                <w:delText>10</w:delText>
              </w:r>
              <w:r w:rsidRPr="007A644E" w:rsidDel="002C273A">
                <w:rPr>
                  <w:bCs/>
                  <w:noProof/>
                  <w:sz w:val="20"/>
                  <w:szCs w:val="20"/>
                </w:rPr>
                <w:delText>&lt;/td&gt;&lt;td&gt;</w:delText>
              </w:r>
              <w:r w:rsidRPr="00F15B15" w:rsidDel="002C273A">
                <w:rPr>
                  <w:b w:val="0"/>
                  <w:bCs/>
                  <w:noProof/>
                  <w:sz w:val="20"/>
                  <w:szCs w:val="20"/>
                </w:rPr>
                <w:delText>11</w:delText>
              </w:r>
              <w:r w:rsidRPr="007A644E" w:rsidDel="002C273A">
                <w:rPr>
                  <w:bCs/>
                  <w:noProof/>
                  <w:sz w:val="20"/>
                  <w:szCs w:val="20"/>
                </w:rPr>
                <w:delText>&lt;/td&gt;&lt;td&gt;</w:delText>
              </w:r>
              <w:r w:rsidRPr="00F15B15" w:rsidDel="002C273A">
                <w:rPr>
                  <w:b w:val="0"/>
                  <w:bCs/>
                  <w:noProof/>
                  <w:sz w:val="20"/>
                  <w:szCs w:val="20"/>
                </w:rPr>
                <w:delText>12</w:delText>
              </w:r>
              <w:r w:rsidRPr="007A644E" w:rsidDel="002C273A">
                <w:rPr>
                  <w:bCs/>
                  <w:noProof/>
                  <w:sz w:val="20"/>
                  <w:szCs w:val="20"/>
                </w:rPr>
                <w:delText>&lt;/td&gt;&lt;td&gt;</w:delText>
              </w:r>
              <w:r w:rsidRPr="00F15B15" w:rsidDel="002C273A">
                <w:rPr>
                  <w:b w:val="0"/>
                  <w:bCs/>
                  <w:noProof/>
                  <w:sz w:val="20"/>
                  <w:szCs w:val="20"/>
                </w:rPr>
                <w:delText>13</w:delText>
              </w:r>
              <w:r w:rsidRPr="007A644E" w:rsidDel="002C273A">
                <w:rPr>
                  <w:bCs/>
                  <w:noProof/>
                  <w:sz w:val="20"/>
                  <w:szCs w:val="20"/>
                </w:rPr>
                <w:delText>&lt;/td&gt;&lt;td&gt;</w:delText>
              </w:r>
              <w:r w:rsidRPr="00F15B15" w:rsidDel="002C273A">
                <w:rPr>
                  <w:b w:val="0"/>
                  <w:bCs/>
                  <w:noProof/>
                  <w:sz w:val="20"/>
                  <w:szCs w:val="20"/>
                </w:rPr>
                <w:delText>14</w:delText>
              </w:r>
              <w:r w:rsidRPr="007A644E" w:rsidDel="002C273A">
                <w:rPr>
                  <w:bCs/>
                  <w:noProof/>
                  <w:sz w:val="20"/>
                  <w:szCs w:val="20"/>
                </w:rPr>
                <w:delText>&lt;/td&gt;&lt;td&gt;</w:delText>
              </w:r>
              <w:r w:rsidRPr="00F15B15" w:rsidDel="002C273A">
                <w:rPr>
                  <w:b w:val="0"/>
                  <w:bCs/>
                  <w:noProof/>
                  <w:sz w:val="20"/>
                  <w:szCs w:val="20"/>
                </w:rPr>
                <w:delText>15</w:delText>
              </w:r>
              <w:r w:rsidRPr="007A644E" w:rsidDel="002C273A">
                <w:rPr>
                  <w:bCs/>
                  <w:noProof/>
                  <w:sz w:val="20"/>
                  <w:szCs w:val="20"/>
                </w:rPr>
                <w:delText>&lt;/td&gt;&lt;/tr&gt;</w:delText>
              </w:r>
            </w:del>
          </w:p>
          <w:p w:rsidR="00BC7B81" w:rsidRPr="007A644E" w:rsidDel="002C273A" w:rsidRDefault="00BC7B81">
            <w:pPr>
              <w:pStyle w:val="Heading3"/>
              <w:rPr>
                <w:del w:id="1527" w:author="Valentin Dimitrov" w:date="2017-07-11T12:32:00Z"/>
                <w:bCs/>
                <w:noProof/>
                <w:sz w:val="20"/>
                <w:szCs w:val="20"/>
              </w:rPr>
              <w:pPrChange w:id="1528" w:author="Valentin Dimitrov" w:date="2017-07-11T12:32:00Z">
                <w:pPr>
                  <w:spacing w:before="0" w:after="0"/>
                </w:pPr>
              </w:pPrChange>
            </w:pPr>
            <w:del w:id="1529" w:author="Valentin Dimitrov" w:date="2017-07-11T12:32:00Z">
              <w:r w:rsidRPr="007A644E" w:rsidDel="002C273A">
                <w:rPr>
                  <w:bCs/>
                  <w:noProof/>
                  <w:sz w:val="20"/>
                  <w:szCs w:val="20"/>
                </w:rPr>
                <w:delText xml:space="preserve">  &lt;tr&gt;&lt;td&gt;</w:delText>
              </w:r>
              <w:r w:rsidRPr="00F15B15" w:rsidDel="002C273A">
                <w:rPr>
                  <w:b w:val="0"/>
                  <w:bCs/>
                  <w:noProof/>
                  <w:sz w:val="20"/>
                  <w:szCs w:val="20"/>
                </w:rPr>
                <w:delText>16</w:delText>
              </w:r>
              <w:r w:rsidRPr="007A644E" w:rsidDel="002C273A">
                <w:rPr>
                  <w:bCs/>
                  <w:noProof/>
                  <w:sz w:val="20"/>
                  <w:szCs w:val="20"/>
                </w:rPr>
                <w:delText>&lt;/td&gt;&lt;td&gt;</w:delText>
              </w:r>
              <w:r w:rsidRPr="00F15B15" w:rsidDel="002C273A">
                <w:rPr>
                  <w:b w:val="0"/>
                  <w:bCs/>
                  <w:noProof/>
                  <w:sz w:val="20"/>
                  <w:szCs w:val="20"/>
                </w:rPr>
                <w:delText>17</w:delText>
              </w:r>
              <w:r w:rsidRPr="007A644E" w:rsidDel="002C273A">
                <w:rPr>
                  <w:bCs/>
                  <w:noProof/>
                  <w:sz w:val="20"/>
                  <w:szCs w:val="20"/>
                </w:rPr>
                <w:delText>&lt;/td&gt;&lt;td&gt;</w:delText>
              </w:r>
              <w:r w:rsidRPr="00F15B15" w:rsidDel="002C273A">
                <w:rPr>
                  <w:b w:val="0"/>
                  <w:bCs/>
                  <w:noProof/>
                  <w:sz w:val="20"/>
                  <w:szCs w:val="20"/>
                </w:rPr>
                <w:delText>18</w:delText>
              </w:r>
              <w:r w:rsidRPr="007A644E" w:rsidDel="002C273A">
                <w:rPr>
                  <w:bCs/>
                  <w:noProof/>
                  <w:sz w:val="20"/>
                  <w:szCs w:val="20"/>
                </w:rPr>
                <w:delText>&lt;/td&gt;&lt;td&gt;</w:delText>
              </w:r>
              <w:r w:rsidRPr="00F15B15" w:rsidDel="002C273A">
                <w:rPr>
                  <w:b w:val="0"/>
                  <w:bCs/>
                  <w:noProof/>
                  <w:sz w:val="20"/>
                  <w:szCs w:val="20"/>
                </w:rPr>
                <w:delText>19</w:delText>
              </w:r>
              <w:r w:rsidRPr="007A644E" w:rsidDel="002C273A">
                <w:rPr>
                  <w:bCs/>
                  <w:noProof/>
                  <w:sz w:val="20"/>
                  <w:szCs w:val="20"/>
                </w:rPr>
                <w:delText>&lt;/td&gt;&lt;td&gt;</w:delText>
              </w:r>
              <w:r w:rsidRPr="00F15B15" w:rsidDel="002C273A">
                <w:rPr>
                  <w:b w:val="0"/>
                  <w:bCs/>
                  <w:noProof/>
                  <w:sz w:val="20"/>
                  <w:szCs w:val="20"/>
                </w:rPr>
                <w:delText>20</w:delText>
              </w:r>
              <w:r w:rsidRPr="007A644E" w:rsidDel="002C273A">
                <w:rPr>
                  <w:bCs/>
                  <w:noProof/>
                  <w:sz w:val="20"/>
                  <w:szCs w:val="20"/>
                </w:rPr>
                <w:delText>&lt;/td&gt;&lt;td&gt;</w:delText>
              </w:r>
              <w:r w:rsidRPr="00F15B15" w:rsidDel="002C273A">
                <w:rPr>
                  <w:b w:val="0"/>
                  <w:bCs/>
                  <w:noProof/>
                  <w:sz w:val="20"/>
                  <w:szCs w:val="20"/>
                </w:rPr>
                <w:delText>21</w:delText>
              </w:r>
              <w:r w:rsidRPr="007A644E" w:rsidDel="002C273A">
                <w:rPr>
                  <w:bCs/>
                  <w:noProof/>
                  <w:sz w:val="20"/>
                  <w:szCs w:val="20"/>
                </w:rPr>
                <w:delText>&lt;/td&gt;&lt;td&gt;</w:delText>
              </w:r>
              <w:r w:rsidRPr="00F15B15" w:rsidDel="002C273A">
                <w:rPr>
                  <w:b w:val="0"/>
                  <w:bCs/>
                  <w:noProof/>
                  <w:sz w:val="20"/>
                  <w:szCs w:val="20"/>
                </w:rPr>
                <w:delText>22</w:delText>
              </w:r>
              <w:r w:rsidRPr="007A644E" w:rsidDel="002C273A">
                <w:rPr>
                  <w:bCs/>
                  <w:noProof/>
                  <w:sz w:val="20"/>
                  <w:szCs w:val="20"/>
                </w:rPr>
                <w:delText>&lt;/td&gt;&lt;/tr&gt;</w:delText>
              </w:r>
            </w:del>
          </w:p>
          <w:p w:rsidR="00BC7B81" w:rsidRPr="007A644E" w:rsidDel="002C273A" w:rsidRDefault="00BC7B81">
            <w:pPr>
              <w:pStyle w:val="Heading3"/>
              <w:rPr>
                <w:del w:id="1530" w:author="Valentin Dimitrov" w:date="2017-07-11T12:32:00Z"/>
                <w:bCs/>
                <w:noProof/>
                <w:sz w:val="20"/>
                <w:szCs w:val="20"/>
              </w:rPr>
              <w:pPrChange w:id="1531" w:author="Valentin Dimitrov" w:date="2017-07-11T12:32:00Z">
                <w:pPr>
                  <w:spacing w:before="0" w:after="0"/>
                </w:pPr>
              </w:pPrChange>
            </w:pPr>
            <w:del w:id="1532" w:author="Valentin Dimitrov" w:date="2017-07-11T12:32:00Z">
              <w:r w:rsidRPr="007A644E" w:rsidDel="002C273A">
                <w:rPr>
                  <w:bCs/>
                  <w:noProof/>
                  <w:sz w:val="20"/>
                  <w:szCs w:val="20"/>
                </w:rPr>
                <w:delText xml:space="preserve">  &lt;tr&gt;&lt;td&gt;</w:delText>
              </w:r>
              <w:r w:rsidRPr="00F15B15" w:rsidDel="002C273A">
                <w:rPr>
                  <w:b w:val="0"/>
                  <w:bCs/>
                  <w:noProof/>
                  <w:sz w:val="20"/>
                  <w:szCs w:val="20"/>
                </w:rPr>
                <w:delText>23</w:delText>
              </w:r>
              <w:r w:rsidRPr="007A644E" w:rsidDel="002C273A">
                <w:rPr>
                  <w:bCs/>
                  <w:noProof/>
                  <w:sz w:val="20"/>
                  <w:szCs w:val="20"/>
                </w:rPr>
                <w:delText>&lt;/td&gt;&lt;td class="</w:delText>
              </w:r>
              <w:r w:rsidRPr="00F15B15" w:rsidDel="002C273A">
                <w:rPr>
                  <w:b w:val="0"/>
                  <w:bCs/>
                  <w:noProof/>
                  <w:sz w:val="20"/>
                  <w:szCs w:val="20"/>
                </w:rPr>
                <w:delText>today</w:delText>
              </w:r>
              <w:r w:rsidRPr="007A644E" w:rsidDel="002C273A">
                <w:rPr>
                  <w:bCs/>
                  <w:noProof/>
                  <w:sz w:val="20"/>
                  <w:szCs w:val="20"/>
                </w:rPr>
                <w:delText>"&gt;</w:delText>
              </w:r>
              <w:r w:rsidRPr="00F15B15" w:rsidDel="002C273A">
                <w:rPr>
                  <w:b w:val="0"/>
                  <w:bCs/>
                  <w:noProof/>
                  <w:sz w:val="20"/>
                  <w:szCs w:val="20"/>
                </w:rPr>
                <w:delText>24</w:delText>
              </w:r>
              <w:r w:rsidRPr="007A644E" w:rsidDel="002C273A">
                <w:rPr>
                  <w:bCs/>
                  <w:noProof/>
                  <w:sz w:val="20"/>
                  <w:szCs w:val="20"/>
                </w:rPr>
                <w:delText>&lt;/td&gt;&lt;td&gt;</w:delText>
              </w:r>
              <w:r w:rsidRPr="00F15B15" w:rsidDel="002C273A">
                <w:rPr>
                  <w:b w:val="0"/>
                  <w:bCs/>
                  <w:noProof/>
                  <w:sz w:val="20"/>
                  <w:szCs w:val="20"/>
                </w:rPr>
                <w:delText>25</w:delText>
              </w:r>
              <w:r w:rsidRPr="007A644E" w:rsidDel="002C273A">
                <w:rPr>
                  <w:bCs/>
                  <w:noProof/>
                  <w:sz w:val="20"/>
                  <w:szCs w:val="20"/>
                </w:rPr>
                <w:delText>&lt;/td&gt;&lt;td&gt;</w:delText>
              </w:r>
              <w:r w:rsidRPr="00F15B15" w:rsidDel="002C273A">
                <w:rPr>
                  <w:b w:val="0"/>
                  <w:bCs/>
                  <w:noProof/>
                  <w:sz w:val="20"/>
                  <w:szCs w:val="20"/>
                </w:rPr>
                <w:delText>26</w:delText>
              </w:r>
              <w:r w:rsidRPr="007A644E" w:rsidDel="002C273A">
                <w:rPr>
                  <w:bCs/>
                  <w:noProof/>
                  <w:sz w:val="20"/>
                  <w:szCs w:val="20"/>
                </w:rPr>
                <w:delText>&lt;/td&gt;&lt;td&gt;</w:delText>
              </w:r>
              <w:r w:rsidRPr="00F15B15" w:rsidDel="002C273A">
                <w:rPr>
                  <w:b w:val="0"/>
                  <w:bCs/>
                  <w:noProof/>
                  <w:sz w:val="20"/>
                  <w:szCs w:val="20"/>
                </w:rPr>
                <w:delText>27</w:delText>
              </w:r>
              <w:r w:rsidRPr="007A644E" w:rsidDel="002C273A">
                <w:rPr>
                  <w:bCs/>
                  <w:noProof/>
                  <w:sz w:val="20"/>
                  <w:szCs w:val="20"/>
                </w:rPr>
                <w:delText>&lt;/td&gt;&lt;td&gt;</w:delText>
              </w:r>
              <w:r w:rsidRPr="00F15B15" w:rsidDel="002C273A">
                <w:rPr>
                  <w:b w:val="0"/>
                  <w:bCs/>
                  <w:noProof/>
                  <w:sz w:val="20"/>
                  <w:szCs w:val="20"/>
                </w:rPr>
                <w:delText>28</w:delText>
              </w:r>
              <w:r w:rsidRPr="007A644E" w:rsidDel="002C273A">
                <w:rPr>
                  <w:bCs/>
                  <w:noProof/>
                  <w:sz w:val="20"/>
                  <w:szCs w:val="20"/>
                </w:rPr>
                <w:delText>&lt;/td&gt;&lt;td&gt;</w:delText>
              </w:r>
              <w:r w:rsidRPr="00F15B15" w:rsidDel="002C273A">
                <w:rPr>
                  <w:b w:val="0"/>
                  <w:bCs/>
                  <w:noProof/>
                  <w:sz w:val="20"/>
                  <w:szCs w:val="20"/>
                </w:rPr>
                <w:delText>29</w:delText>
              </w:r>
              <w:r w:rsidRPr="007A644E" w:rsidDel="002C273A">
                <w:rPr>
                  <w:bCs/>
                  <w:noProof/>
                  <w:sz w:val="20"/>
                  <w:szCs w:val="20"/>
                </w:rPr>
                <w:delText>&lt;/td&gt;&lt;/tr&gt;</w:delText>
              </w:r>
            </w:del>
          </w:p>
          <w:p w:rsidR="00BC7B81" w:rsidRPr="007A644E" w:rsidDel="002C273A" w:rsidRDefault="00BC7B81">
            <w:pPr>
              <w:pStyle w:val="Heading3"/>
              <w:rPr>
                <w:del w:id="1533" w:author="Valentin Dimitrov" w:date="2017-07-11T12:32:00Z"/>
                <w:bCs/>
                <w:noProof/>
                <w:sz w:val="20"/>
                <w:szCs w:val="20"/>
              </w:rPr>
              <w:pPrChange w:id="1534" w:author="Valentin Dimitrov" w:date="2017-07-11T12:32:00Z">
                <w:pPr>
                  <w:spacing w:before="0" w:after="0"/>
                </w:pPr>
              </w:pPrChange>
            </w:pPr>
            <w:del w:id="1535" w:author="Valentin Dimitrov" w:date="2017-07-11T12:32:00Z">
              <w:r w:rsidRPr="007A644E" w:rsidDel="002C273A">
                <w:rPr>
                  <w:bCs/>
                  <w:noProof/>
                  <w:sz w:val="20"/>
                  <w:szCs w:val="20"/>
                </w:rPr>
                <w:delText xml:space="preserve">  &lt;tr&gt;&lt;td&gt;</w:delText>
              </w:r>
              <w:r w:rsidRPr="00F15B15" w:rsidDel="002C273A">
                <w:rPr>
                  <w:b w:val="0"/>
                  <w:bCs/>
                  <w:noProof/>
                  <w:sz w:val="20"/>
                  <w:szCs w:val="20"/>
                </w:rPr>
                <w:delText>30</w:delText>
              </w:r>
              <w:r w:rsidRPr="007A644E" w:rsidDel="002C273A">
                <w:rPr>
                  <w:bCs/>
                  <w:noProof/>
                  <w:sz w:val="20"/>
                  <w:szCs w:val="20"/>
                </w:rPr>
                <w:delText>&lt;/td&gt;&lt;td&gt;</w:delText>
              </w:r>
              <w:r w:rsidRPr="00F15B15" w:rsidDel="002C273A">
                <w:rPr>
                  <w:b w:val="0"/>
                  <w:bCs/>
                  <w:noProof/>
                  <w:sz w:val="20"/>
                  <w:szCs w:val="20"/>
                </w:rPr>
                <w:delText>31</w:delText>
              </w:r>
              <w:r w:rsidRPr="007A644E" w:rsidDel="002C273A">
                <w:rPr>
                  <w:bCs/>
                  <w:noProof/>
                  <w:sz w:val="20"/>
                  <w:szCs w:val="20"/>
                </w:rPr>
                <w:delText>&lt;/td&gt;&lt;td class="</w:delText>
              </w:r>
              <w:r w:rsidRPr="00F15B15" w:rsidDel="002C273A">
                <w:rPr>
                  <w:b w:val="0"/>
                  <w:bCs/>
                  <w:noProof/>
                  <w:sz w:val="20"/>
                  <w:szCs w:val="20"/>
                </w:rPr>
                <w:delText>next-month</w:delText>
              </w:r>
              <w:r w:rsidRPr="007A644E" w:rsidDel="002C273A">
                <w:rPr>
                  <w:bCs/>
                  <w:noProof/>
                  <w:sz w:val="20"/>
                  <w:szCs w:val="20"/>
                </w:rPr>
                <w:delText>"&gt;1&lt;/td&gt;&lt;td class="</w:delText>
              </w:r>
              <w:r w:rsidRPr="00F15B15" w:rsidDel="002C273A">
                <w:rPr>
                  <w:b w:val="0"/>
                  <w:bCs/>
                  <w:noProof/>
                  <w:sz w:val="20"/>
                  <w:szCs w:val="20"/>
                </w:rPr>
                <w:delText>next-month</w:delText>
              </w:r>
              <w:r w:rsidRPr="007A644E" w:rsidDel="002C273A">
                <w:rPr>
                  <w:bCs/>
                  <w:noProof/>
                  <w:sz w:val="20"/>
                  <w:szCs w:val="20"/>
                </w:rPr>
                <w:delText>"&gt;</w:delText>
              </w:r>
              <w:r w:rsidRPr="00F15B15" w:rsidDel="002C273A">
                <w:rPr>
                  <w:b w:val="0"/>
                  <w:bCs/>
                  <w:noProof/>
                  <w:sz w:val="20"/>
                  <w:szCs w:val="20"/>
                </w:rPr>
                <w:delText>2</w:delText>
              </w:r>
              <w:r w:rsidRPr="007A644E" w:rsidDel="002C273A">
                <w:rPr>
                  <w:bCs/>
                  <w:noProof/>
                  <w:sz w:val="20"/>
                  <w:szCs w:val="20"/>
                </w:rPr>
                <w:delText>&lt;/td&gt;&lt;td class="</w:delText>
              </w:r>
              <w:r w:rsidRPr="00F15B15" w:rsidDel="002C273A">
                <w:rPr>
                  <w:b w:val="0"/>
                  <w:bCs/>
                  <w:noProof/>
                  <w:sz w:val="20"/>
                  <w:szCs w:val="20"/>
                </w:rPr>
                <w:delText>next-month</w:delText>
              </w:r>
              <w:r w:rsidRPr="007A644E" w:rsidDel="002C273A">
                <w:rPr>
                  <w:bCs/>
                  <w:noProof/>
                  <w:sz w:val="20"/>
                  <w:szCs w:val="20"/>
                </w:rPr>
                <w:delText>"&gt;</w:delText>
              </w:r>
              <w:r w:rsidRPr="00F15B15" w:rsidDel="002C273A">
                <w:rPr>
                  <w:b w:val="0"/>
                  <w:bCs/>
                  <w:noProof/>
                  <w:sz w:val="20"/>
                  <w:szCs w:val="20"/>
                </w:rPr>
                <w:delText>3</w:delText>
              </w:r>
              <w:r w:rsidRPr="007A644E" w:rsidDel="002C273A">
                <w:rPr>
                  <w:bCs/>
                  <w:noProof/>
                  <w:sz w:val="20"/>
                  <w:szCs w:val="20"/>
                </w:rPr>
                <w:delText>&lt;/td&gt;&lt;td class="</w:delText>
              </w:r>
              <w:r w:rsidRPr="00F15B15" w:rsidDel="002C273A">
                <w:rPr>
                  <w:b w:val="0"/>
                  <w:bCs/>
                  <w:noProof/>
                  <w:sz w:val="20"/>
                  <w:szCs w:val="20"/>
                </w:rPr>
                <w:delText>next-month</w:delText>
              </w:r>
              <w:r w:rsidRPr="007A644E" w:rsidDel="002C273A">
                <w:rPr>
                  <w:bCs/>
                  <w:noProof/>
                  <w:sz w:val="20"/>
                  <w:szCs w:val="20"/>
                </w:rPr>
                <w:delText>"&gt;</w:delText>
              </w:r>
              <w:r w:rsidRPr="00F15B15" w:rsidDel="002C273A">
                <w:rPr>
                  <w:b w:val="0"/>
                  <w:bCs/>
                  <w:noProof/>
                  <w:sz w:val="20"/>
                  <w:szCs w:val="20"/>
                </w:rPr>
                <w:delText>4</w:delText>
              </w:r>
              <w:r w:rsidRPr="007A644E" w:rsidDel="002C273A">
                <w:rPr>
                  <w:bCs/>
                  <w:noProof/>
                  <w:sz w:val="20"/>
                  <w:szCs w:val="20"/>
                </w:rPr>
                <w:delText>&lt;/td&gt;&lt;td class="</w:delText>
              </w:r>
              <w:r w:rsidRPr="00F15B15" w:rsidDel="002C273A">
                <w:rPr>
                  <w:b w:val="0"/>
                  <w:bCs/>
                  <w:noProof/>
                  <w:sz w:val="20"/>
                  <w:szCs w:val="20"/>
                </w:rPr>
                <w:delText>next-month</w:delText>
              </w:r>
              <w:r w:rsidRPr="007A644E" w:rsidDel="002C273A">
                <w:rPr>
                  <w:bCs/>
                  <w:noProof/>
                  <w:sz w:val="20"/>
                  <w:szCs w:val="20"/>
                </w:rPr>
                <w:delText>"&gt;</w:delText>
              </w:r>
              <w:r w:rsidRPr="00F15B15" w:rsidDel="002C273A">
                <w:rPr>
                  <w:b w:val="0"/>
                  <w:bCs/>
                  <w:noProof/>
                  <w:sz w:val="20"/>
                  <w:szCs w:val="20"/>
                </w:rPr>
                <w:delText>5</w:delText>
              </w:r>
              <w:r w:rsidRPr="007A644E" w:rsidDel="002C273A">
                <w:rPr>
                  <w:bCs/>
                  <w:noProof/>
                  <w:sz w:val="20"/>
                  <w:szCs w:val="20"/>
                </w:rPr>
                <w:delText>&lt;/td&gt;&lt;/tr&gt;</w:delText>
              </w:r>
            </w:del>
          </w:p>
          <w:p w:rsidR="00BC7B81" w:rsidRPr="007A644E" w:rsidDel="002C273A" w:rsidRDefault="00BC7B81">
            <w:pPr>
              <w:pStyle w:val="Heading3"/>
              <w:rPr>
                <w:del w:id="1536" w:author="Valentin Dimitrov" w:date="2017-07-11T12:32:00Z"/>
                <w:bCs/>
                <w:noProof/>
                <w:sz w:val="18"/>
                <w:szCs w:val="18"/>
              </w:rPr>
              <w:pPrChange w:id="1537" w:author="Valentin Dimitrov" w:date="2017-07-11T12:32:00Z">
                <w:pPr>
                  <w:spacing w:before="0" w:after="0"/>
                </w:pPr>
              </w:pPrChange>
            </w:pPr>
            <w:del w:id="1538" w:author="Valentin Dimitrov" w:date="2017-07-11T12:32:00Z">
              <w:r w:rsidRPr="007A644E" w:rsidDel="002C273A">
                <w:rPr>
                  <w:bCs/>
                  <w:noProof/>
                  <w:sz w:val="20"/>
                  <w:szCs w:val="20"/>
                </w:rPr>
                <w:delText>&lt;/table&gt;</w:delText>
              </w:r>
            </w:del>
          </w:p>
        </w:tc>
      </w:tr>
      <w:tr w:rsidR="00BC7B81" w:rsidRPr="006B658F" w:rsidDel="002C273A" w:rsidTr="00911C8B">
        <w:trPr>
          <w:del w:id="1539" w:author="Valentin Dimitrov" w:date="2017-07-11T12:32:00Z"/>
        </w:trPr>
        <w:tc>
          <w:tcPr>
            <w:tcW w:w="1055" w:type="dxa"/>
            <w:shd w:val="clear" w:color="auto" w:fill="D9D9D9" w:themeFill="background1" w:themeFillShade="D9"/>
          </w:tcPr>
          <w:p w:rsidR="00BC7B81" w:rsidRPr="006B658F" w:rsidDel="002C273A" w:rsidRDefault="00BC7B81">
            <w:pPr>
              <w:pStyle w:val="Heading3"/>
              <w:rPr>
                <w:del w:id="1540" w:author="Valentin Dimitrov" w:date="2017-07-11T12:32:00Z"/>
                <w:noProof/>
              </w:rPr>
              <w:pPrChange w:id="1541" w:author="Valentin Dimitrov" w:date="2017-07-11T12:32:00Z">
                <w:pPr>
                  <w:spacing w:before="0" w:after="0"/>
                </w:pPr>
              </w:pPrChange>
            </w:pPr>
            <w:del w:id="1542" w:author="Valentin Dimitrov" w:date="2017-07-11T12:32:00Z">
              <w:r w:rsidDel="002C273A">
                <w:rPr>
                  <w:b w:val="0"/>
                  <w:noProof/>
                </w:rPr>
                <w:delText>Preview</w:delText>
              </w:r>
            </w:del>
          </w:p>
        </w:tc>
        <w:tc>
          <w:tcPr>
            <w:tcW w:w="9360" w:type="dxa"/>
            <w:shd w:val="clear" w:color="auto" w:fill="auto"/>
            <w:vAlign w:val="center"/>
          </w:tcPr>
          <w:p w:rsidR="00BC7B81" w:rsidRPr="006B658F" w:rsidDel="002C273A" w:rsidRDefault="00741C5B">
            <w:pPr>
              <w:pStyle w:val="Heading3"/>
              <w:rPr>
                <w:del w:id="1543" w:author="Valentin Dimitrov" w:date="2017-07-11T12:32:00Z"/>
                <w:bCs/>
                <w:noProof/>
              </w:rPr>
              <w:pPrChange w:id="1544" w:author="Valentin Dimitrov" w:date="2017-07-11T12:32:00Z">
                <w:pPr>
                  <w:spacing w:before="0" w:after="0"/>
                </w:pPr>
              </w:pPrChange>
            </w:pPr>
            <w:del w:id="1545" w:author="Valentin Dimitrov" w:date="2017-07-11T12:32:00Z">
              <w:r w:rsidDel="002C273A">
                <w:rPr>
                  <w:noProof/>
                </w:rPr>
                <w:drawing>
                  <wp:inline distT="0" distB="0" distL="0" distR="0" wp14:anchorId="1BF7E8B8" wp14:editId="10A78BA0">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8400" cy="1562400"/>
                            </a:xfrm>
                            <a:prstGeom prst="rect">
                              <a:avLst/>
                            </a:prstGeom>
                          </pic:spPr>
                        </pic:pic>
                      </a:graphicData>
                    </a:graphic>
                  </wp:inline>
                </w:drawing>
              </w:r>
            </w:del>
          </w:p>
        </w:tc>
      </w:tr>
    </w:tbl>
    <w:p w:rsidR="00BC7B81" w:rsidDel="002C273A" w:rsidRDefault="00BC7B81">
      <w:pPr>
        <w:pStyle w:val="Heading3"/>
        <w:rPr>
          <w:del w:id="1546" w:author="Valentin Dimitrov" w:date="2017-07-11T12:32:00Z"/>
        </w:rPr>
        <w:pPrChange w:id="1547" w:author="Valentin Dimitrov" w:date="2017-07-11T12:32:00Z">
          <w:pPr>
            <w:spacing w:before="0" w:after="0"/>
          </w:pPr>
        </w:pPrChange>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1055"/>
        <w:gridCol w:w="9360"/>
      </w:tblGrid>
      <w:tr w:rsidR="00BC7B81" w:rsidRPr="006B658F" w:rsidDel="002C273A" w:rsidTr="00911C8B">
        <w:trPr>
          <w:del w:id="1548" w:author="Valentin Dimitrov" w:date="2017-07-11T12:32:00Z"/>
        </w:trPr>
        <w:tc>
          <w:tcPr>
            <w:tcW w:w="1055" w:type="dxa"/>
            <w:shd w:val="clear" w:color="auto" w:fill="D9D9D9" w:themeFill="background1" w:themeFillShade="D9"/>
          </w:tcPr>
          <w:p w:rsidR="00BC7B81" w:rsidRPr="006B658F" w:rsidDel="002C273A" w:rsidRDefault="00BC7B81">
            <w:pPr>
              <w:pStyle w:val="Heading3"/>
              <w:rPr>
                <w:del w:id="1549" w:author="Valentin Dimitrov" w:date="2017-07-11T12:32:00Z"/>
              </w:rPr>
              <w:pPrChange w:id="1550" w:author="Valentin Dimitrov" w:date="2017-07-11T12:32:00Z">
                <w:pPr>
                  <w:spacing w:before="0" w:after="0"/>
                </w:pPr>
              </w:pPrChange>
            </w:pPr>
            <w:del w:id="1551" w:author="Valentin Dimitrov" w:date="2017-07-11T12:32:00Z">
              <w:r w:rsidRPr="006B658F" w:rsidDel="002C273A">
                <w:rPr>
                  <w:b w:val="0"/>
                </w:rPr>
                <w:delText>Input</w:delText>
              </w:r>
            </w:del>
          </w:p>
        </w:tc>
        <w:tc>
          <w:tcPr>
            <w:tcW w:w="9360" w:type="dxa"/>
            <w:shd w:val="clear" w:color="auto" w:fill="auto"/>
          </w:tcPr>
          <w:p w:rsidR="00BC7B81" w:rsidRPr="00F566B3" w:rsidDel="002C273A" w:rsidRDefault="00BC7B81">
            <w:pPr>
              <w:pStyle w:val="Heading3"/>
              <w:rPr>
                <w:del w:id="1552" w:author="Valentin Dimitrov" w:date="2017-07-11T12:32:00Z"/>
              </w:rPr>
              <w:pPrChange w:id="1553" w:author="Valentin Dimitrov" w:date="2017-07-11T12:32:00Z">
                <w:pPr>
                  <w:spacing w:before="0" w:after="0"/>
                </w:pPr>
              </w:pPrChange>
            </w:pPr>
            <w:del w:id="1554" w:author="Valentin Dimitrov" w:date="2017-07-11T12:32:00Z">
              <w:r w:rsidDel="002C273A">
                <w:delText>4</w:delText>
              </w:r>
            </w:del>
          </w:p>
          <w:p w:rsidR="00BC7B81" w:rsidDel="002C273A" w:rsidRDefault="00BC7B81">
            <w:pPr>
              <w:pStyle w:val="Heading3"/>
              <w:rPr>
                <w:del w:id="1555" w:author="Valentin Dimitrov" w:date="2017-07-11T12:32:00Z"/>
              </w:rPr>
              <w:pPrChange w:id="1556" w:author="Valentin Dimitrov" w:date="2017-07-11T12:32:00Z">
                <w:pPr>
                  <w:spacing w:before="0" w:after="0"/>
                </w:pPr>
              </w:pPrChange>
            </w:pPr>
            <w:del w:id="1557" w:author="Valentin Dimitrov" w:date="2017-07-11T12:32:00Z">
              <w:r w:rsidDel="002C273A">
                <w:delText>9</w:delText>
              </w:r>
            </w:del>
          </w:p>
          <w:p w:rsidR="00BC7B81" w:rsidRPr="006B658F" w:rsidDel="002C273A" w:rsidRDefault="00BC7B81">
            <w:pPr>
              <w:pStyle w:val="Heading3"/>
              <w:rPr>
                <w:del w:id="1558" w:author="Valentin Dimitrov" w:date="2017-07-11T12:32:00Z"/>
                <w:lang w:val="bg-BG"/>
              </w:rPr>
              <w:pPrChange w:id="1559" w:author="Valentin Dimitrov" w:date="2017-07-11T12:32:00Z">
                <w:pPr>
                  <w:spacing w:before="0" w:after="0"/>
                </w:pPr>
              </w:pPrChange>
            </w:pPr>
            <w:del w:id="1560" w:author="Valentin Dimitrov" w:date="2017-07-11T12:32:00Z">
              <w:r w:rsidDel="002C273A">
                <w:delText>2016</w:delText>
              </w:r>
            </w:del>
          </w:p>
        </w:tc>
      </w:tr>
      <w:tr w:rsidR="00BC7B81" w:rsidRPr="006B658F" w:rsidDel="002C273A" w:rsidTr="00911C8B">
        <w:trPr>
          <w:del w:id="1561" w:author="Valentin Dimitrov" w:date="2017-07-11T12:32:00Z"/>
        </w:trPr>
        <w:tc>
          <w:tcPr>
            <w:tcW w:w="1055" w:type="dxa"/>
            <w:shd w:val="clear" w:color="auto" w:fill="D9D9D9" w:themeFill="background1" w:themeFillShade="D9"/>
          </w:tcPr>
          <w:p w:rsidR="00BC7B81" w:rsidRPr="006B658F" w:rsidDel="002C273A" w:rsidRDefault="00BC7B81">
            <w:pPr>
              <w:pStyle w:val="Heading3"/>
              <w:rPr>
                <w:del w:id="1562" w:author="Valentin Dimitrov" w:date="2017-07-11T12:32:00Z"/>
                <w:noProof/>
              </w:rPr>
              <w:pPrChange w:id="1563" w:author="Valentin Dimitrov" w:date="2017-07-11T12:32:00Z">
                <w:pPr>
                  <w:spacing w:before="0" w:after="0"/>
                </w:pPr>
              </w:pPrChange>
            </w:pPr>
            <w:del w:id="1564" w:author="Valentin Dimitrov" w:date="2017-07-11T12:32:00Z">
              <w:r w:rsidRPr="006B658F" w:rsidDel="002C273A">
                <w:rPr>
                  <w:b w:val="0"/>
                  <w:noProof/>
                </w:rPr>
                <w:delText>Output</w:delText>
              </w:r>
            </w:del>
          </w:p>
        </w:tc>
        <w:tc>
          <w:tcPr>
            <w:tcW w:w="9360" w:type="dxa"/>
            <w:shd w:val="clear" w:color="auto" w:fill="auto"/>
            <w:vAlign w:val="center"/>
          </w:tcPr>
          <w:p w:rsidR="00BC7B81" w:rsidRPr="008C1929" w:rsidDel="002C273A" w:rsidRDefault="00BC7B81">
            <w:pPr>
              <w:pStyle w:val="Heading3"/>
              <w:rPr>
                <w:del w:id="1565" w:author="Valentin Dimitrov" w:date="2017-07-11T12:32:00Z"/>
                <w:bCs/>
                <w:noProof/>
                <w:sz w:val="20"/>
                <w:szCs w:val="20"/>
              </w:rPr>
              <w:pPrChange w:id="1566" w:author="Valentin Dimitrov" w:date="2017-07-11T12:32:00Z">
                <w:pPr>
                  <w:spacing w:before="0" w:after="0"/>
                </w:pPr>
              </w:pPrChange>
            </w:pPr>
            <w:del w:id="1567" w:author="Valentin Dimitrov" w:date="2017-07-11T12:32:00Z">
              <w:r w:rsidRPr="008C1929" w:rsidDel="002C273A">
                <w:rPr>
                  <w:bCs/>
                  <w:noProof/>
                  <w:sz w:val="20"/>
                  <w:szCs w:val="20"/>
                </w:rPr>
                <w:delText>&lt;table&gt;</w:delText>
              </w:r>
            </w:del>
          </w:p>
          <w:p w:rsidR="00BC7B81" w:rsidRPr="008C1929" w:rsidDel="002C273A" w:rsidRDefault="00BC7B81">
            <w:pPr>
              <w:pStyle w:val="Heading3"/>
              <w:rPr>
                <w:del w:id="1568" w:author="Valentin Dimitrov" w:date="2017-07-11T12:32:00Z"/>
                <w:bCs/>
                <w:noProof/>
                <w:sz w:val="20"/>
                <w:szCs w:val="20"/>
              </w:rPr>
              <w:pPrChange w:id="1569" w:author="Valentin Dimitrov" w:date="2017-07-11T12:32:00Z">
                <w:pPr>
                  <w:spacing w:before="0" w:after="0"/>
                </w:pPr>
              </w:pPrChange>
            </w:pPr>
            <w:del w:id="1570" w:author="Valentin Dimitrov" w:date="2017-07-11T12:32:00Z">
              <w:r w:rsidRPr="008C1929" w:rsidDel="002C273A">
                <w:rPr>
                  <w:bCs/>
                  <w:noProof/>
                  <w:sz w:val="20"/>
                  <w:szCs w:val="20"/>
                </w:rPr>
                <w:delText xml:space="preserve">  &lt;tr&gt;&lt;th&gt;</w:delText>
              </w:r>
              <w:r w:rsidRPr="00F15B15" w:rsidDel="002C273A">
                <w:rPr>
                  <w:b w:val="0"/>
                  <w:bCs/>
                  <w:noProof/>
                  <w:sz w:val="20"/>
                  <w:szCs w:val="20"/>
                </w:rPr>
                <w:delText>Sun</w:delText>
              </w:r>
              <w:r w:rsidRPr="008C1929" w:rsidDel="002C273A">
                <w:rPr>
                  <w:bCs/>
                  <w:noProof/>
                  <w:sz w:val="20"/>
                  <w:szCs w:val="20"/>
                </w:rPr>
                <w:delText>&lt;/th&gt;&lt;th&gt;</w:delText>
              </w:r>
              <w:r w:rsidRPr="00F15B15" w:rsidDel="002C273A">
                <w:rPr>
                  <w:b w:val="0"/>
                  <w:bCs/>
                  <w:noProof/>
                  <w:sz w:val="20"/>
                  <w:szCs w:val="20"/>
                </w:rPr>
                <w:delText>Mon</w:delText>
              </w:r>
              <w:r w:rsidRPr="008C1929" w:rsidDel="002C273A">
                <w:rPr>
                  <w:bCs/>
                  <w:noProof/>
                  <w:sz w:val="20"/>
                  <w:szCs w:val="20"/>
                </w:rPr>
                <w:delText>&lt;/th&gt;&lt;th&gt;</w:delText>
              </w:r>
              <w:r w:rsidRPr="00F15B15" w:rsidDel="002C273A">
                <w:rPr>
                  <w:b w:val="0"/>
                  <w:bCs/>
                  <w:noProof/>
                  <w:sz w:val="20"/>
                  <w:szCs w:val="20"/>
                </w:rPr>
                <w:delText>Tue</w:delText>
              </w:r>
              <w:r w:rsidRPr="008C1929" w:rsidDel="002C273A">
                <w:rPr>
                  <w:bCs/>
                  <w:noProof/>
                  <w:sz w:val="20"/>
                  <w:szCs w:val="20"/>
                </w:rPr>
                <w:delText>&lt;/th&gt;&lt;th&gt;</w:delText>
              </w:r>
              <w:r w:rsidRPr="00F15B15" w:rsidDel="002C273A">
                <w:rPr>
                  <w:b w:val="0"/>
                  <w:bCs/>
                  <w:noProof/>
                  <w:sz w:val="20"/>
                  <w:szCs w:val="20"/>
                </w:rPr>
                <w:delText>Wed</w:delText>
              </w:r>
              <w:r w:rsidRPr="008C1929" w:rsidDel="002C273A">
                <w:rPr>
                  <w:bCs/>
                  <w:noProof/>
                  <w:sz w:val="20"/>
                  <w:szCs w:val="20"/>
                </w:rPr>
                <w:delText>&lt;/th&gt;&lt;th&gt;</w:delText>
              </w:r>
              <w:r w:rsidRPr="00F15B15" w:rsidDel="002C273A">
                <w:rPr>
                  <w:b w:val="0"/>
                  <w:bCs/>
                  <w:noProof/>
                  <w:sz w:val="20"/>
                  <w:szCs w:val="20"/>
                </w:rPr>
                <w:delText>Thu</w:delText>
              </w:r>
              <w:r w:rsidRPr="008C1929" w:rsidDel="002C273A">
                <w:rPr>
                  <w:bCs/>
                  <w:noProof/>
                  <w:sz w:val="20"/>
                  <w:szCs w:val="20"/>
                </w:rPr>
                <w:delText>&lt;/th&gt;&lt;th&gt;</w:delText>
              </w:r>
              <w:r w:rsidRPr="00F15B15" w:rsidDel="002C273A">
                <w:rPr>
                  <w:b w:val="0"/>
                  <w:bCs/>
                  <w:noProof/>
                  <w:sz w:val="20"/>
                  <w:szCs w:val="20"/>
                </w:rPr>
                <w:delText>Fri</w:delText>
              </w:r>
              <w:r w:rsidRPr="008C1929" w:rsidDel="002C273A">
                <w:rPr>
                  <w:bCs/>
                  <w:noProof/>
                  <w:sz w:val="20"/>
                  <w:szCs w:val="20"/>
                </w:rPr>
                <w:delText>&lt;/th&gt;&lt;th&gt;</w:delText>
              </w:r>
              <w:r w:rsidRPr="00F15B15" w:rsidDel="002C273A">
                <w:rPr>
                  <w:b w:val="0"/>
                  <w:bCs/>
                  <w:noProof/>
                  <w:sz w:val="20"/>
                  <w:szCs w:val="20"/>
                </w:rPr>
                <w:delText>Sat</w:delText>
              </w:r>
              <w:r w:rsidRPr="008C1929" w:rsidDel="002C273A">
                <w:rPr>
                  <w:bCs/>
                  <w:noProof/>
                  <w:sz w:val="20"/>
                  <w:szCs w:val="20"/>
                </w:rPr>
                <w:delText>&lt;/th&gt;&lt;/tr&gt;</w:delText>
              </w:r>
            </w:del>
          </w:p>
          <w:p w:rsidR="00BC7B81" w:rsidRPr="008C1929" w:rsidDel="002C273A" w:rsidRDefault="00BC7B81">
            <w:pPr>
              <w:pStyle w:val="Heading3"/>
              <w:rPr>
                <w:del w:id="1571" w:author="Valentin Dimitrov" w:date="2017-07-11T12:32:00Z"/>
                <w:bCs/>
                <w:noProof/>
                <w:sz w:val="20"/>
                <w:szCs w:val="20"/>
              </w:rPr>
              <w:pPrChange w:id="1572" w:author="Valentin Dimitrov" w:date="2017-07-11T12:32:00Z">
                <w:pPr>
                  <w:spacing w:before="0" w:after="0"/>
                </w:pPr>
              </w:pPrChange>
            </w:pPr>
            <w:del w:id="1573" w:author="Valentin Dimitrov" w:date="2017-07-11T12:32:00Z">
              <w:r w:rsidRPr="008C1929" w:rsidDel="002C273A">
                <w:rPr>
                  <w:bCs/>
                  <w:noProof/>
                  <w:sz w:val="20"/>
                  <w:szCs w:val="20"/>
                </w:rPr>
                <w:delText xml:space="preserve">  &lt;tr&gt;&lt;td class="</w:delText>
              </w:r>
              <w:r w:rsidRPr="00925D13" w:rsidDel="002C273A">
                <w:rPr>
                  <w:b w:val="0"/>
                  <w:bCs/>
                  <w:noProof/>
                  <w:sz w:val="20"/>
                  <w:szCs w:val="20"/>
                </w:rPr>
                <w:delText>prev-month</w:delText>
              </w:r>
              <w:r w:rsidRPr="008C1929" w:rsidDel="002C273A">
                <w:rPr>
                  <w:bCs/>
                  <w:noProof/>
                  <w:sz w:val="20"/>
                  <w:szCs w:val="20"/>
                </w:rPr>
                <w:delText>"&gt;</w:delText>
              </w:r>
              <w:r w:rsidRPr="00925D13" w:rsidDel="002C273A">
                <w:rPr>
                  <w:b w:val="0"/>
                  <w:bCs/>
                  <w:noProof/>
                  <w:sz w:val="20"/>
                  <w:szCs w:val="20"/>
                </w:rPr>
                <w:delText>28</w:delText>
              </w:r>
              <w:r w:rsidRPr="008C1929" w:rsidDel="002C273A">
                <w:rPr>
                  <w:bCs/>
                  <w:noProof/>
                  <w:sz w:val="20"/>
                  <w:szCs w:val="20"/>
                </w:rPr>
                <w:delText>&lt;/td&gt;&lt;td class="</w:delText>
              </w:r>
              <w:r w:rsidRPr="00925D13" w:rsidDel="002C273A">
                <w:rPr>
                  <w:b w:val="0"/>
                  <w:bCs/>
                  <w:noProof/>
                  <w:sz w:val="20"/>
                  <w:szCs w:val="20"/>
                </w:rPr>
                <w:delText>prev-month</w:delText>
              </w:r>
              <w:r w:rsidRPr="008C1929" w:rsidDel="002C273A">
                <w:rPr>
                  <w:bCs/>
                  <w:noProof/>
                  <w:sz w:val="20"/>
                  <w:szCs w:val="20"/>
                </w:rPr>
                <w:delText>"&gt;</w:delText>
              </w:r>
              <w:r w:rsidRPr="00925D13" w:rsidDel="002C273A">
                <w:rPr>
                  <w:b w:val="0"/>
                  <w:bCs/>
                  <w:noProof/>
                  <w:sz w:val="20"/>
                  <w:szCs w:val="20"/>
                </w:rPr>
                <w:delText>29</w:delText>
              </w:r>
              <w:r w:rsidRPr="008C1929" w:rsidDel="002C273A">
                <w:rPr>
                  <w:bCs/>
                  <w:noProof/>
                  <w:sz w:val="20"/>
                  <w:szCs w:val="20"/>
                </w:rPr>
                <w:delText>&lt;/td&gt;&lt;td class="</w:delText>
              </w:r>
              <w:r w:rsidRPr="00925D13" w:rsidDel="002C273A">
                <w:rPr>
                  <w:b w:val="0"/>
                  <w:bCs/>
                  <w:noProof/>
                  <w:sz w:val="20"/>
                  <w:szCs w:val="20"/>
                </w:rPr>
                <w:delText>prev-month</w:delText>
              </w:r>
              <w:r w:rsidRPr="008C1929" w:rsidDel="002C273A">
                <w:rPr>
                  <w:bCs/>
                  <w:noProof/>
                  <w:sz w:val="20"/>
                  <w:szCs w:val="20"/>
                </w:rPr>
                <w:delText>"&gt;</w:delText>
              </w:r>
              <w:r w:rsidRPr="00925D13" w:rsidDel="002C273A">
                <w:rPr>
                  <w:b w:val="0"/>
                  <w:bCs/>
                  <w:noProof/>
                  <w:sz w:val="20"/>
                  <w:szCs w:val="20"/>
                </w:rPr>
                <w:delText>30</w:delText>
              </w:r>
              <w:r w:rsidRPr="008C1929" w:rsidDel="002C273A">
                <w:rPr>
                  <w:bCs/>
                  <w:noProof/>
                  <w:sz w:val="20"/>
                  <w:szCs w:val="20"/>
                </w:rPr>
                <w:delText>&lt;/td&gt;&lt;td class="</w:delText>
              </w:r>
              <w:r w:rsidRPr="00925D13" w:rsidDel="002C273A">
                <w:rPr>
                  <w:b w:val="0"/>
                  <w:bCs/>
                  <w:noProof/>
                  <w:sz w:val="20"/>
                  <w:szCs w:val="20"/>
                </w:rPr>
                <w:delText>prev-month</w:delText>
              </w:r>
              <w:r w:rsidRPr="008C1929" w:rsidDel="002C273A">
                <w:rPr>
                  <w:bCs/>
                  <w:noProof/>
                  <w:sz w:val="20"/>
                  <w:szCs w:val="20"/>
                </w:rPr>
                <w:delText>"&gt;</w:delText>
              </w:r>
              <w:r w:rsidRPr="00925D13" w:rsidDel="002C273A">
                <w:rPr>
                  <w:b w:val="0"/>
                  <w:bCs/>
                  <w:noProof/>
                  <w:sz w:val="20"/>
                  <w:szCs w:val="20"/>
                </w:rPr>
                <w:delText>31</w:delText>
              </w:r>
              <w:r w:rsidRPr="008C1929" w:rsidDel="002C273A">
                <w:rPr>
                  <w:bCs/>
                  <w:noProof/>
                  <w:sz w:val="20"/>
                  <w:szCs w:val="20"/>
                </w:rPr>
                <w:delText>&lt;/td&gt;&lt;td&gt;</w:delText>
              </w:r>
              <w:r w:rsidRPr="00925D13" w:rsidDel="002C273A">
                <w:rPr>
                  <w:b w:val="0"/>
                  <w:bCs/>
                  <w:noProof/>
                  <w:sz w:val="20"/>
                  <w:szCs w:val="20"/>
                </w:rPr>
                <w:delText>1</w:delText>
              </w:r>
              <w:r w:rsidRPr="008C1929" w:rsidDel="002C273A">
                <w:rPr>
                  <w:bCs/>
                  <w:noProof/>
                  <w:sz w:val="20"/>
                  <w:szCs w:val="20"/>
                </w:rPr>
                <w:delText>&lt;/td&gt;&lt;td&gt;</w:delText>
              </w:r>
              <w:r w:rsidRPr="00925D13" w:rsidDel="002C273A">
                <w:rPr>
                  <w:b w:val="0"/>
                  <w:bCs/>
                  <w:noProof/>
                  <w:sz w:val="20"/>
                  <w:szCs w:val="20"/>
                </w:rPr>
                <w:delText>2</w:delText>
              </w:r>
              <w:r w:rsidRPr="008C1929" w:rsidDel="002C273A">
                <w:rPr>
                  <w:bCs/>
                  <w:noProof/>
                  <w:sz w:val="20"/>
                  <w:szCs w:val="20"/>
                </w:rPr>
                <w:delText>&lt;/td&gt;&lt;td&gt;</w:delText>
              </w:r>
              <w:r w:rsidRPr="00925D13" w:rsidDel="002C273A">
                <w:rPr>
                  <w:b w:val="0"/>
                  <w:bCs/>
                  <w:noProof/>
                  <w:sz w:val="20"/>
                  <w:szCs w:val="20"/>
                </w:rPr>
                <w:delText>3</w:delText>
              </w:r>
              <w:r w:rsidRPr="008C1929" w:rsidDel="002C273A">
                <w:rPr>
                  <w:bCs/>
                  <w:noProof/>
                  <w:sz w:val="20"/>
                  <w:szCs w:val="20"/>
                </w:rPr>
                <w:delText>&lt;/td&gt;&lt;/tr&gt;</w:delText>
              </w:r>
            </w:del>
          </w:p>
          <w:p w:rsidR="00BC7B81" w:rsidRPr="008C1929" w:rsidDel="002C273A" w:rsidRDefault="00BC7B81">
            <w:pPr>
              <w:pStyle w:val="Heading3"/>
              <w:rPr>
                <w:del w:id="1574" w:author="Valentin Dimitrov" w:date="2017-07-11T12:32:00Z"/>
                <w:bCs/>
                <w:noProof/>
                <w:sz w:val="20"/>
                <w:szCs w:val="20"/>
              </w:rPr>
              <w:pPrChange w:id="1575" w:author="Valentin Dimitrov" w:date="2017-07-11T12:32:00Z">
                <w:pPr>
                  <w:spacing w:before="0" w:after="0"/>
                </w:pPr>
              </w:pPrChange>
            </w:pPr>
            <w:del w:id="1576" w:author="Valentin Dimitrov" w:date="2017-07-11T12:32:00Z">
              <w:r w:rsidRPr="008C1929" w:rsidDel="002C273A">
                <w:rPr>
                  <w:bCs/>
                  <w:noProof/>
                  <w:sz w:val="20"/>
                  <w:szCs w:val="20"/>
                </w:rPr>
                <w:delText xml:space="preserve">  &lt;tr&gt;&lt;td class="</w:delText>
              </w:r>
              <w:r w:rsidRPr="00925D13" w:rsidDel="002C273A">
                <w:rPr>
                  <w:b w:val="0"/>
                  <w:bCs/>
                  <w:noProof/>
                  <w:sz w:val="20"/>
                  <w:szCs w:val="20"/>
                </w:rPr>
                <w:delText>today</w:delText>
              </w:r>
              <w:r w:rsidRPr="008C1929" w:rsidDel="002C273A">
                <w:rPr>
                  <w:bCs/>
                  <w:noProof/>
                  <w:sz w:val="20"/>
                  <w:szCs w:val="20"/>
                </w:rPr>
                <w:delText>"&gt;</w:delText>
              </w:r>
              <w:r w:rsidRPr="00925D13" w:rsidDel="002C273A">
                <w:rPr>
                  <w:b w:val="0"/>
                  <w:bCs/>
                  <w:noProof/>
                  <w:sz w:val="20"/>
                  <w:szCs w:val="20"/>
                </w:rPr>
                <w:delText>4</w:delText>
              </w:r>
              <w:r w:rsidRPr="008C1929" w:rsidDel="002C273A">
                <w:rPr>
                  <w:bCs/>
                  <w:noProof/>
                  <w:sz w:val="20"/>
                  <w:szCs w:val="20"/>
                </w:rPr>
                <w:delText>&lt;/td&gt;&lt;td&gt;</w:delText>
              </w:r>
              <w:r w:rsidRPr="00925D13" w:rsidDel="002C273A">
                <w:rPr>
                  <w:b w:val="0"/>
                  <w:bCs/>
                  <w:noProof/>
                  <w:sz w:val="20"/>
                  <w:szCs w:val="20"/>
                </w:rPr>
                <w:delText>5</w:delText>
              </w:r>
              <w:r w:rsidRPr="008C1929" w:rsidDel="002C273A">
                <w:rPr>
                  <w:bCs/>
                  <w:noProof/>
                  <w:sz w:val="20"/>
                  <w:szCs w:val="20"/>
                </w:rPr>
                <w:delText>&lt;/td&gt;&lt;td&gt;</w:delText>
              </w:r>
              <w:r w:rsidRPr="00925D13" w:rsidDel="002C273A">
                <w:rPr>
                  <w:b w:val="0"/>
                  <w:bCs/>
                  <w:noProof/>
                  <w:sz w:val="20"/>
                  <w:szCs w:val="20"/>
                </w:rPr>
                <w:delText>6</w:delText>
              </w:r>
              <w:r w:rsidRPr="008C1929" w:rsidDel="002C273A">
                <w:rPr>
                  <w:bCs/>
                  <w:noProof/>
                  <w:sz w:val="20"/>
                  <w:szCs w:val="20"/>
                </w:rPr>
                <w:delText>&lt;/td&gt;&lt;td&gt;</w:delText>
              </w:r>
              <w:r w:rsidRPr="00925D13" w:rsidDel="002C273A">
                <w:rPr>
                  <w:b w:val="0"/>
                  <w:bCs/>
                  <w:noProof/>
                  <w:sz w:val="20"/>
                  <w:szCs w:val="20"/>
                </w:rPr>
                <w:delText>7</w:delText>
              </w:r>
              <w:r w:rsidRPr="008C1929" w:rsidDel="002C273A">
                <w:rPr>
                  <w:bCs/>
                  <w:noProof/>
                  <w:sz w:val="20"/>
                  <w:szCs w:val="20"/>
                </w:rPr>
                <w:delText>&lt;/td&gt;&lt;td&gt;</w:delText>
              </w:r>
              <w:r w:rsidRPr="00925D13" w:rsidDel="002C273A">
                <w:rPr>
                  <w:b w:val="0"/>
                  <w:bCs/>
                  <w:noProof/>
                  <w:sz w:val="20"/>
                  <w:szCs w:val="20"/>
                </w:rPr>
                <w:delText>8</w:delText>
              </w:r>
              <w:r w:rsidRPr="008C1929" w:rsidDel="002C273A">
                <w:rPr>
                  <w:bCs/>
                  <w:noProof/>
                  <w:sz w:val="20"/>
                  <w:szCs w:val="20"/>
                </w:rPr>
                <w:delText>&lt;/td&gt;&lt;td&gt;</w:delText>
              </w:r>
              <w:r w:rsidRPr="00925D13" w:rsidDel="002C273A">
                <w:rPr>
                  <w:b w:val="0"/>
                  <w:bCs/>
                  <w:noProof/>
                  <w:sz w:val="20"/>
                  <w:szCs w:val="20"/>
                </w:rPr>
                <w:delText>9</w:delText>
              </w:r>
              <w:r w:rsidRPr="008C1929" w:rsidDel="002C273A">
                <w:rPr>
                  <w:bCs/>
                  <w:noProof/>
                  <w:sz w:val="20"/>
                  <w:szCs w:val="20"/>
                </w:rPr>
                <w:delText>&lt;/td&gt;&lt;td&gt;</w:delText>
              </w:r>
              <w:r w:rsidRPr="00925D13" w:rsidDel="002C273A">
                <w:rPr>
                  <w:b w:val="0"/>
                  <w:bCs/>
                  <w:noProof/>
                  <w:sz w:val="20"/>
                  <w:szCs w:val="20"/>
                </w:rPr>
                <w:delText>10</w:delText>
              </w:r>
              <w:r w:rsidRPr="008C1929" w:rsidDel="002C273A">
                <w:rPr>
                  <w:bCs/>
                  <w:noProof/>
                  <w:sz w:val="20"/>
                  <w:szCs w:val="20"/>
                </w:rPr>
                <w:delText>&lt;/td&gt;&lt;/tr&gt;</w:delText>
              </w:r>
            </w:del>
          </w:p>
          <w:p w:rsidR="00BC7B81" w:rsidRPr="008C1929" w:rsidDel="002C273A" w:rsidRDefault="00BC7B81">
            <w:pPr>
              <w:pStyle w:val="Heading3"/>
              <w:rPr>
                <w:del w:id="1577" w:author="Valentin Dimitrov" w:date="2017-07-11T12:32:00Z"/>
                <w:bCs/>
                <w:noProof/>
                <w:sz w:val="20"/>
                <w:szCs w:val="20"/>
              </w:rPr>
              <w:pPrChange w:id="1578" w:author="Valentin Dimitrov" w:date="2017-07-11T12:32:00Z">
                <w:pPr>
                  <w:spacing w:before="0" w:after="0"/>
                </w:pPr>
              </w:pPrChange>
            </w:pPr>
            <w:del w:id="1579" w:author="Valentin Dimitrov" w:date="2017-07-11T12:32:00Z">
              <w:r w:rsidRPr="008C1929" w:rsidDel="002C273A">
                <w:rPr>
                  <w:bCs/>
                  <w:noProof/>
                  <w:sz w:val="20"/>
                  <w:szCs w:val="20"/>
                </w:rPr>
                <w:delText xml:space="preserve">  &lt;tr&gt;&lt;td&gt;</w:delText>
              </w:r>
              <w:r w:rsidRPr="00925D13" w:rsidDel="002C273A">
                <w:rPr>
                  <w:b w:val="0"/>
                  <w:bCs/>
                  <w:noProof/>
                  <w:sz w:val="20"/>
                  <w:szCs w:val="20"/>
                </w:rPr>
                <w:delText>11</w:delText>
              </w:r>
              <w:r w:rsidRPr="008C1929" w:rsidDel="002C273A">
                <w:rPr>
                  <w:bCs/>
                  <w:noProof/>
                  <w:sz w:val="20"/>
                  <w:szCs w:val="20"/>
                </w:rPr>
                <w:delText>&lt;/td&gt;&lt;td&gt;</w:delText>
              </w:r>
              <w:r w:rsidRPr="00925D13" w:rsidDel="002C273A">
                <w:rPr>
                  <w:b w:val="0"/>
                  <w:bCs/>
                  <w:noProof/>
                  <w:sz w:val="20"/>
                  <w:szCs w:val="20"/>
                </w:rPr>
                <w:delText>12</w:delText>
              </w:r>
              <w:r w:rsidRPr="008C1929" w:rsidDel="002C273A">
                <w:rPr>
                  <w:bCs/>
                  <w:noProof/>
                  <w:sz w:val="20"/>
                  <w:szCs w:val="20"/>
                </w:rPr>
                <w:delText>&lt;/td&gt;&lt;td&gt;</w:delText>
              </w:r>
              <w:r w:rsidRPr="00925D13" w:rsidDel="002C273A">
                <w:rPr>
                  <w:b w:val="0"/>
                  <w:bCs/>
                  <w:noProof/>
                  <w:sz w:val="20"/>
                  <w:szCs w:val="20"/>
                </w:rPr>
                <w:delText>13</w:delText>
              </w:r>
              <w:r w:rsidRPr="008C1929" w:rsidDel="002C273A">
                <w:rPr>
                  <w:bCs/>
                  <w:noProof/>
                  <w:sz w:val="20"/>
                  <w:szCs w:val="20"/>
                </w:rPr>
                <w:delText>&lt;/td&gt;&lt;td&gt;</w:delText>
              </w:r>
              <w:r w:rsidRPr="00925D13" w:rsidDel="002C273A">
                <w:rPr>
                  <w:b w:val="0"/>
                  <w:bCs/>
                  <w:noProof/>
                  <w:sz w:val="20"/>
                  <w:szCs w:val="20"/>
                </w:rPr>
                <w:delText>14</w:delText>
              </w:r>
              <w:r w:rsidRPr="008C1929" w:rsidDel="002C273A">
                <w:rPr>
                  <w:bCs/>
                  <w:noProof/>
                  <w:sz w:val="20"/>
                  <w:szCs w:val="20"/>
                </w:rPr>
                <w:delText>&lt;/td&gt;&lt;td&gt;</w:delText>
              </w:r>
              <w:r w:rsidRPr="00925D13" w:rsidDel="002C273A">
                <w:rPr>
                  <w:b w:val="0"/>
                  <w:bCs/>
                  <w:noProof/>
                  <w:sz w:val="20"/>
                  <w:szCs w:val="20"/>
                </w:rPr>
                <w:delText>15</w:delText>
              </w:r>
              <w:r w:rsidRPr="008C1929" w:rsidDel="002C273A">
                <w:rPr>
                  <w:bCs/>
                  <w:noProof/>
                  <w:sz w:val="20"/>
                  <w:szCs w:val="20"/>
                </w:rPr>
                <w:delText>&lt;/td&gt;&lt;td&gt;</w:delText>
              </w:r>
              <w:r w:rsidRPr="00925D13" w:rsidDel="002C273A">
                <w:rPr>
                  <w:b w:val="0"/>
                  <w:bCs/>
                  <w:noProof/>
                  <w:sz w:val="20"/>
                  <w:szCs w:val="20"/>
                </w:rPr>
                <w:delText>16</w:delText>
              </w:r>
              <w:r w:rsidRPr="008C1929" w:rsidDel="002C273A">
                <w:rPr>
                  <w:bCs/>
                  <w:noProof/>
                  <w:sz w:val="20"/>
                  <w:szCs w:val="20"/>
                </w:rPr>
                <w:delText>&lt;/td&gt;&lt;td&gt;</w:delText>
              </w:r>
              <w:r w:rsidRPr="00925D13" w:rsidDel="002C273A">
                <w:rPr>
                  <w:b w:val="0"/>
                  <w:bCs/>
                  <w:noProof/>
                  <w:sz w:val="20"/>
                  <w:szCs w:val="20"/>
                </w:rPr>
                <w:delText>17</w:delText>
              </w:r>
              <w:r w:rsidRPr="008C1929" w:rsidDel="002C273A">
                <w:rPr>
                  <w:bCs/>
                  <w:noProof/>
                  <w:sz w:val="20"/>
                  <w:szCs w:val="20"/>
                </w:rPr>
                <w:delText>&lt;/td&gt;&lt;/tr&gt;</w:delText>
              </w:r>
            </w:del>
          </w:p>
          <w:p w:rsidR="00BC7B81" w:rsidRPr="008C1929" w:rsidDel="002C273A" w:rsidRDefault="00BC7B81">
            <w:pPr>
              <w:pStyle w:val="Heading3"/>
              <w:rPr>
                <w:del w:id="1580" w:author="Valentin Dimitrov" w:date="2017-07-11T12:32:00Z"/>
                <w:bCs/>
                <w:noProof/>
                <w:sz w:val="20"/>
                <w:szCs w:val="20"/>
              </w:rPr>
              <w:pPrChange w:id="1581" w:author="Valentin Dimitrov" w:date="2017-07-11T12:32:00Z">
                <w:pPr>
                  <w:spacing w:before="0" w:after="0"/>
                </w:pPr>
              </w:pPrChange>
            </w:pPr>
            <w:del w:id="1582" w:author="Valentin Dimitrov" w:date="2017-07-11T12:32:00Z">
              <w:r w:rsidRPr="008C1929" w:rsidDel="002C273A">
                <w:rPr>
                  <w:bCs/>
                  <w:noProof/>
                  <w:sz w:val="20"/>
                  <w:szCs w:val="20"/>
                </w:rPr>
                <w:delText xml:space="preserve">  &lt;tr&gt;&lt;td&gt;</w:delText>
              </w:r>
              <w:r w:rsidRPr="00925D13" w:rsidDel="002C273A">
                <w:rPr>
                  <w:b w:val="0"/>
                  <w:bCs/>
                  <w:noProof/>
                  <w:sz w:val="20"/>
                  <w:szCs w:val="20"/>
                </w:rPr>
                <w:delText>18</w:delText>
              </w:r>
              <w:r w:rsidRPr="008C1929" w:rsidDel="002C273A">
                <w:rPr>
                  <w:bCs/>
                  <w:noProof/>
                  <w:sz w:val="20"/>
                  <w:szCs w:val="20"/>
                </w:rPr>
                <w:delText>&lt;/td&gt;&lt;td&gt;</w:delText>
              </w:r>
              <w:r w:rsidRPr="00925D13" w:rsidDel="002C273A">
                <w:rPr>
                  <w:b w:val="0"/>
                  <w:bCs/>
                  <w:noProof/>
                  <w:sz w:val="20"/>
                  <w:szCs w:val="20"/>
                </w:rPr>
                <w:delText>19</w:delText>
              </w:r>
              <w:r w:rsidRPr="008C1929" w:rsidDel="002C273A">
                <w:rPr>
                  <w:bCs/>
                  <w:noProof/>
                  <w:sz w:val="20"/>
                  <w:szCs w:val="20"/>
                </w:rPr>
                <w:delText>&lt;/td&gt;&lt;td&gt;</w:delText>
              </w:r>
              <w:r w:rsidRPr="00925D13" w:rsidDel="002C273A">
                <w:rPr>
                  <w:b w:val="0"/>
                  <w:bCs/>
                  <w:noProof/>
                  <w:sz w:val="20"/>
                  <w:szCs w:val="20"/>
                </w:rPr>
                <w:delText>20</w:delText>
              </w:r>
              <w:r w:rsidRPr="008C1929" w:rsidDel="002C273A">
                <w:rPr>
                  <w:bCs/>
                  <w:noProof/>
                  <w:sz w:val="20"/>
                  <w:szCs w:val="20"/>
                </w:rPr>
                <w:delText>&lt;/td&gt;&lt;td&gt;</w:delText>
              </w:r>
              <w:r w:rsidRPr="00925D13" w:rsidDel="002C273A">
                <w:rPr>
                  <w:b w:val="0"/>
                  <w:bCs/>
                  <w:noProof/>
                  <w:sz w:val="20"/>
                  <w:szCs w:val="20"/>
                </w:rPr>
                <w:delText>21</w:delText>
              </w:r>
              <w:r w:rsidRPr="008C1929" w:rsidDel="002C273A">
                <w:rPr>
                  <w:bCs/>
                  <w:noProof/>
                  <w:sz w:val="20"/>
                  <w:szCs w:val="20"/>
                </w:rPr>
                <w:delText>&lt;/td&gt;&lt;td&gt;</w:delText>
              </w:r>
              <w:r w:rsidRPr="00925D13" w:rsidDel="002C273A">
                <w:rPr>
                  <w:b w:val="0"/>
                  <w:bCs/>
                  <w:noProof/>
                  <w:sz w:val="20"/>
                  <w:szCs w:val="20"/>
                </w:rPr>
                <w:delText>22</w:delText>
              </w:r>
              <w:r w:rsidRPr="008C1929" w:rsidDel="002C273A">
                <w:rPr>
                  <w:bCs/>
                  <w:noProof/>
                  <w:sz w:val="20"/>
                  <w:szCs w:val="20"/>
                </w:rPr>
                <w:delText>&lt;/td&gt;&lt;td&gt;</w:delText>
              </w:r>
              <w:r w:rsidRPr="00925D13" w:rsidDel="002C273A">
                <w:rPr>
                  <w:b w:val="0"/>
                  <w:bCs/>
                  <w:noProof/>
                  <w:sz w:val="20"/>
                  <w:szCs w:val="20"/>
                </w:rPr>
                <w:delText>23</w:delText>
              </w:r>
              <w:r w:rsidRPr="008C1929" w:rsidDel="002C273A">
                <w:rPr>
                  <w:bCs/>
                  <w:noProof/>
                  <w:sz w:val="20"/>
                  <w:szCs w:val="20"/>
                </w:rPr>
                <w:delText>&lt;/td&gt;&lt;td&gt;</w:delText>
              </w:r>
              <w:r w:rsidRPr="00925D13" w:rsidDel="002C273A">
                <w:rPr>
                  <w:b w:val="0"/>
                  <w:bCs/>
                  <w:noProof/>
                  <w:sz w:val="20"/>
                  <w:szCs w:val="20"/>
                </w:rPr>
                <w:delText>24</w:delText>
              </w:r>
              <w:r w:rsidRPr="008C1929" w:rsidDel="002C273A">
                <w:rPr>
                  <w:bCs/>
                  <w:noProof/>
                  <w:sz w:val="20"/>
                  <w:szCs w:val="20"/>
                </w:rPr>
                <w:delText>&lt;/td&gt;&lt;/tr&gt;</w:delText>
              </w:r>
            </w:del>
          </w:p>
          <w:p w:rsidR="00BC7B81" w:rsidRPr="008C1929" w:rsidDel="002C273A" w:rsidRDefault="00BC7B81">
            <w:pPr>
              <w:pStyle w:val="Heading3"/>
              <w:rPr>
                <w:del w:id="1583" w:author="Valentin Dimitrov" w:date="2017-07-11T12:32:00Z"/>
                <w:bCs/>
                <w:noProof/>
                <w:sz w:val="20"/>
                <w:szCs w:val="20"/>
              </w:rPr>
              <w:pPrChange w:id="1584" w:author="Valentin Dimitrov" w:date="2017-07-11T12:32:00Z">
                <w:pPr>
                  <w:spacing w:before="0" w:after="0"/>
                </w:pPr>
              </w:pPrChange>
            </w:pPr>
            <w:del w:id="1585" w:author="Valentin Dimitrov" w:date="2017-07-11T12:32:00Z">
              <w:r w:rsidRPr="008C1929" w:rsidDel="002C273A">
                <w:rPr>
                  <w:bCs/>
                  <w:noProof/>
                  <w:sz w:val="20"/>
                  <w:szCs w:val="20"/>
                </w:rPr>
                <w:delText xml:space="preserve">  &lt;tr&gt;&lt;td&gt;</w:delText>
              </w:r>
              <w:r w:rsidRPr="00925D13" w:rsidDel="002C273A">
                <w:rPr>
                  <w:b w:val="0"/>
                  <w:bCs/>
                  <w:noProof/>
                  <w:sz w:val="20"/>
                  <w:szCs w:val="20"/>
                </w:rPr>
                <w:delText>25</w:delText>
              </w:r>
              <w:r w:rsidRPr="008C1929" w:rsidDel="002C273A">
                <w:rPr>
                  <w:bCs/>
                  <w:noProof/>
                  <w:sz w:val="20"/>
                  <w:szCs w:val="20"/>
                </w:rPr>
                <w:delText>&lt;/td&gt;&lt;td&gt;</w:delText>
              </w:r>
              <w:r w:rsidRPr="00925D13" w:rsidDel="002C273A">
                <w:rPr>
                  <w:b w:val="0"/>
                  <w:bCs/>
                  <w:noProof/>
                  <w:sz w:val="20"/>
                  <w:szCs w:val="20"/>
                </w:rPr>
                <w:delText>26</w:delText>
              </w:r>
              <w:r w:rsidRPr="008C1929" w:rsidDel="002C273A">
                <w:rPr>
                  <w:bCs/>
                  <w:noProof/>
                  <w:sz w:val="20"/>
                  <w:szCs w:val="20"/>
                </w:rPr>
                <w:delText>&lt;/td&gt;&lt;td&gt;</w:delText>
              </w:r>
              <w:r w:rsidRPr="00925D13" w:rsidDel="002C273A">
                <w:rPr>
                  <w:b w:val="0"/>
                  <w:bCs/>
                  <w:noProof/>
                  <w:sz w:val="20"/>
                  <w:szCs w:val="20"/>
                </w:rPr>
                <w:delText>27</w:delText>
              </w:r>
              <w:r w:rsidRPr="008C1929" w:rsidDel="002C273A">
                <w:rPr>
                  <w:bCs/>
                  <w:noProof/>
                  <w:sz w:val="20"/>
                  <w:szCs w:val="20"/>
                </w:rPr>
                <w:delText>&lt;/td&gt;&lt;td&gt;</w:delText>
              </w:r>
              <w:r w:rsidRPr="00925D13" w:rsidDel="002C273A">
                <w:rPr>
                  <w:b w:val="0"/>
                  <w:bCs/>
                  <w:noProof/>
                  <w:sz w:val="20"/>
                  <w:szCs w:val="20"/>
                </w:rPr>
                <w:delText>28</w:delText>
              </w:r>
              <w:r w:rsidRPr="008C1929" w:rsidDel="002C273A">
                <w:rPr>
                  <w:bCs/>
                  <w:noProof/>
                  <w:sz w:val="20"/>
                  <w:szCs w:val="20"/>
                </w:rPr>
                <w:delText>&lt;/td&gt;&lt;td&gt;</w:delText>
              </w:r>
              <w:r w:rsidRPr="00925D13" w:rsidDel="002C273A">
                <w:rPr>
                  <w:b w:val="0"/>
                  <w:bCs/>
                  <w:noProof/>
                  <w:sz w:val="20"/>
                  <w:szCs w:val="20"/>
                </w:rPr>
                <w:delText>29</w:delText>
              </w:r>
              <w:r w:rsidRPr="008C1929" w:rsidDel="002C273A">
                <w:rPr>
                  <w:bCs/>
                  <w:noProof/>
                  <w:sz w:val="20"/>
                  <w:szCs w:val="20"/>
                </w:rPr>
                <w:delText>&lt;/td&gt;&lt;td&gt;</w:delText>
              </w:r>
              <w:r w:rsidRPr="00925D13" w:rsidDel="002C273A">
                <w:rPr>
                  <w:b w:val="0"/>
                  <w:bCs/>
                  <w:noProof/>
                  <w:sz w:val="20"/>
                  <w:szCs w:val="20"/>
                </w:rPr>
                <w:delText>30</w:delText>
              </w:r>
              <w:r w:rsidRPr="008C1929" w:rsidDel="002C273A">
                <w:rPr>
                  <w:bCs/>
                  <w:noProof/>
                  <w:sz w:val="20"/>
                  <w:szCs w:val="20"/>
                </w:rPr>
                <w:delText>&lt;/td&gt;&lt;td class="</w:delText>
              </w:r>
              <w:r w:rsidRPr="00925D13" w:rsidDel="002C273A">
                <w:rPr>
                  <w:b w:val="0"/>
                  <w:bCs/>
                  <w:noProof/>
                  <w:sz w:val="20"/>
                  <w:szCs w:val="20"/>
                </w:rPr>
                <w:delText>next-month</w:delText>
              </w:r>
              <w:r w:rsidRPr="008C1929" w:rsidDel="002C273A">
                <w:rPr>
                  <w:bCs/>
                  <w:noProof/>
                  <w:sz w:val="20"/>
                  <w:szCs w:val="20"/>
                </w:rPr>
                <w:delText>"&gt;</w:delText>
              </w:r>
              <w:r w:rsidRPr="00925D13" w:rsidDel="002C273A">
                <w:rPr>
                  <w:b w:val="0"/>
                  <w:bCs/>
                  <w:noProof/>
                  <w:sz w:val="20"/>
                  <w:szCs w:val="20"/>
                </w:rPr>
                <w:delText>1</w:delText>
              </w:r>
              <w:r w:rsidRPr="008C1929" w:rsidDel="002C273A">
                <w:rPr>
                  <w:bCs/>
                  <w:noProof/>
                  <w:sz w:val="20"/>
                  <w:szCs w:val="20"/>
                </w:rPr>
                <w:delText>&lt;/td&gt;&lt;/tr&gt;</w:delText>
              </w:r>
            </w:del>
          </w:p>
          <w:p w:rsidR="00BC7B81" w:rsidRPr="007A644E" w:rsidDel="002C273A" w:rsidRDefault="00BC7B81">
            <w:pPr>
              <w:pStyle w:val="Heading3"/>
              <w:rPr>
                <w:del w:id="1586" w:author="Valentin Dimitrov" w:date="2017-07-11T12:32:00Z"/>
                <w:bCs/>
                <w:noProof/>
                <w:sz w:val="18"/>
                <w:szCs w:val="18"/>
              </w:rPr>
              <w:pPrChange w:id="1587" w:author="Valentin Dimitrov" w:date="2017-07-11T12:32:00Z">
                <w:pPr>
                  <w:spacing w:before="0" w:after="0"/>
                </w:pPr>
              </w:pPrChange>
            </w:pPr>
            <w:del w:id="1588" w:author="Valentin Dimitrov" w:date="2017-07-11T12:32:00Z">
              <w:r w:rsidRPr="008C1929" w:rsidDel="002C273A">
                <w:rPr>
                  <w:bCs/>
                  <w:noProof/>
                  <w:sz w:val="20"/>
                  <w:szCs w:val="20"/>
                </w:rPr>
                <w:delText>&lt;/table&gt;</w:delText>
              </w:r>
            </w:del>
          </w:p>
        </w:tc>
      </w:tr>
      <w:tr w:rsidR="00BC7B81" w:rsidRPr="006B658F" w:rsidDel="002C273A" w:rsidTr="00911C8B">
        <w:trPr>
          <w:del w:id="1589" w:author="Valentin Dimitrov" w:date="2017-07-11T12:32:00Z"/>
        </w:trPr>
        <w:tc>
          <w:tcPr>
            <w:tcW w:w="1055" w:type="dxa"/>
            <w:shd w:val="clear" w:color="auto" w:fill="D9D9D9" w:themeFill="background1" w:themeFillShade="D9"/>
          </w:tcPr>
          <w:p w:rsidR="00BC7B81" w:rsidRPr="006B658F" w:rsidDel="002C273A" w:rsidRDefault="00BC7B81">
            <w:pPr>
              <w:pStyle w:val="Heading3"/>
              <w:rPr>
                <w:del w:id="1590" w:author="Valentin Dimitrov" w:date="2017-07-11T12:32:00Z"/>
                <w:noProof/>
              </w:rPr>
              <w:pPrChange w:id="1591" w:author="Valentin Dimitrov" w:date="2017-07-11T12:32:00Z">
                <w:pPr>
                  <w:spacing w:before="0" w:after="0"/>
                </w:pPr>
              </w:pPrChange>
            </w:pPr>
            <w:del w:id="1592" w:author="Valentin Dimitrov" w:date="2017-07-11T12:32:00Z">
              <w:r w:rsidDel="002C273A">
                <w:rPr>
                  <w:b w:val="0"/>
                  <w:noProof/>
                </w:rPr>
                <w:delText>Preview</w:delText>
              </w:r>
            </w:del>
          </w:p>
        </w:tc>
        <w:tc>
          <w:tcPr>
            <w:tcW w:w="9360" w:type="dxa"/>
            <w:shd w:val="clear" w:color="auto" w:fill="auto"/>
            <w:vAlign w:val="center"/>
          </w:tcPr>
          <w:p w:rsidR="00BC7B81" w:rsidRPr="006B658F" w:rsidDel="002C273A" w:rsidRDefault="00925D13">
            <w:pPr>
              <w:pStyle w:val="Heading3"/>
              <w:rPr>
                <w:del w:id="1593" w:author="Valentin Dimitrov" w:date="2017-07-11T12:32:00Z"/>
                <w:bCs/>
                <w:noProof/>
              </w:rPr>
              <w:pPrChange w:id="1594" w:author="Valentin Dimitrov" w:date="2017-07-11T12:32:00Z">
                <w:pPr>
                  <w:spacing w:before="0" w:after="0"/>
                </w:pPr>
              </w:pPrChange>
            </w:pPr>
            <w:del w:id="1595" w:author="Valentin Dimitrov" w:date="2017-07-11T12:32:00Z">
              <w:r w:rsidDel="002C273A">
                <w:rPr>
                  <w:noProof/>
                </w:rPr>
                <w:drawing>
                  <wp:inline distT="0" distB="0" distL="0" distR="0" wp14:anchorId="06A4361F" wp14:editId="64BCF131">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27600" cy="1357200"/>
                            </a:xfrm>
                            <a:prstGeom prst="rect">
                              <a:avLst/>
                            </a:prstGeom>
                          </pic:spPr>
                        </pic:pic>
                      </a:graphicData>
                    </a:graphic>
                  </wp:inline>
                </w:drawing>
              </w:r>
            </w:del>
          </w:p>
        </w:tc>
      </w:tr>
    </w:tbl>
    <w:p w:rsidR="007C5F2B" w:rsidDel="002C273A" w:rsidRDefault="007C5F2B">
      <w:pPr>
        <w:pStyle w:val="Heading3"/>
        <w:rPr>
          <w:del w:id="1596" w:author="Valentin Dimitrov" w:date="2017-07-11T12:32:00Z"/>
        </w:rPr>
      </w:pPr>
      <w:del w:id="1597" w:author="Valentin Dimitrov" w:date="2017-07-11T12:32:00Z">
        <w:r w:rsidDel="002C273A">
          <w:delText>HTML Skeleton</w:delText>
        </w:r>
      </w:del>
    </w:p>
    <w:p w:rsidR="007C5F2B" w:rsidDel="002C273A" w:rsidRDefault="007C5F2B">
      <w:pPr>
        <w:pStyle w:val="Heading3"/>
        <w:rPr>
          <w:del w:id="1598" w:author="Valentin Dimitrov" w:date="2017-07-11T12:32:00Z"/>
        </w:rPr>
        <w:pPrChange w:id="1599" w:author="Valentin Dimitrov" w:date="2017-07-11T12:32:00Z">
          <w:pPr/>
        </w:pPrChange>
      </w:pPr>
      <w:del w:id="1600" w:author="Valentin Dimitrov" w:date="2017-07-11T12:32:00Z">
        <w:r w:rsidDel="002C273A">
          <w:delText xml:space="preserve">To simplify your work, use the below HTML code and write the missing code in the </w:delText>
        </w:r>
        <w:r w:rsidRPr="007C5F2B" w:rsidDel="002C273A">
          <w:rPr>
            <w:rStyle w:val="CodeChar"/>
          </w:rPr>
          <w:delText>calendar()</w:delText>
        </w:r>
        <w:r w:rsidDel="002C273A">
          <w:delText xml:space="preserve"> function:</w:delText>
        </w:r>
      </w:del>
    </w:p>
    <w:tbl>
      <w:tblPr>
        <w:tblStyle w:val="TableGrid"/>
        <w:tblW w:w="10410" w:type="dxa"/>
        <w:tblInd w:w="23" w:type="dxa"/>
        <w:tblLayout w:type="fixed"/>
        <w:tblCellMar>
          <w:top w:w="57" w:type="dxa"/>
          <w:left w:w="85" w:type="dxa"/>
          <w:bottom w:w="57" w:type="dxa"/>
          <w:right w:w="85" w:type="dxa"/>
        </w:tblCellMar>
        <w:tblLook w:val="04A0" w:firstRow="1" w:lastRow="0" w:firstColumn="1" w:lastColumn="0" w:noHBand="0" w:noVBand="1"/>
      </w:tblPr>
      <w:tblGrid>
        <w:gridCol w:w="10410"/>
      </w:tblGrid>
      <w:tr w:rsidR="007C5F2B" w:rsidRPr="007C5F2B" w:rsidDel="002C273A" w:rsidTr="00911C8B">
        <w:trPr>
          <w:del w:id="1601" w:author="Valentin Dimitrov" w:date="2017-07-11T12:32:00Z"/>
        </w:trPr>
        <w:tc>
          <w:tcPr>
            <w:tcW w:w="10410" w:type="dxa"/>
            <w:shd w:val="clear" w:color="auto" w:fill="D9D9D9" w:themeFill="background1" w:themeFillShade="D9"/>
          </w:tcPr>
          <w:p w:rsidR="007C5F2B" w:rsidRPr="007C5F2B" w:rsidDel="002C273A" w:rsidRDefault="007C5F2B">
            <w:pPr>
              <w:pStyle w:val="Heading3"/>
              <w:rPr>
                <w:del w:id="1602" w:author="Valentin Dimitrov" w:date="2017-07-11T12:32:00Z"/>
                <w:rFonts w:ascii="Consolas" w:hAnsi="Consolas"/>
              </w:rPr>
              <w:pPrChange w:id="1603" w:author="Valentin Dimitrov" w:date="2017-07-11T12:32:00Z">
                <w:pPr>
                  <w:spacing w:before="0" w:after="0"/>
                  <w:jc w:val="center"/>
                </w:pPr>
              </w:pPrChange>
            </w:pPr>
            <w:del w:id="1604" w:author="Valentin Dimitrov" w:date="2017-07-11T12:32:00Z">
              <w:r w:rsidRPr="007C5F2B" w:rsidDel="002C273A">
                <w:rPr>
                  <w:rFonts w:ascii="Consolas" w:hAnsi="Consolas"/>
                  <w:b w:val="0"/>
                </w:rPr>
                <w:delText>calendar.html</w:delText>
              </w:r>
            </w:del>
          </w:p>
        </w:tc>
      </w:tr>
      <w:tr w:rsidR="007C5F2B" w:rsidRPr="00205549" w:rsidDel="002C273A" w:rsidTr="00911C8B">
        <w:trPr>
          <w:del w:id="1605" w:author="Valentin Dimitrov" w:date="2017-07-11T12:32:00Z"/>
        </w:trPr>
        <w:tc>
          <w:tcPr>
            <w:tcW w:w="10410" w:type="dxa"/>
          </w:tcPr>
          <w:p w:rsidR="00CA281C" w:rsidRPr="00205549" w:rsidDel="002C273A" w:rsidRDefault="00CA281C">
            <w:pPr>
              <w:pStyle w:val="Heading3"/>
              <w:rPr>
                <w:del w:id="1606" w:author="Valentin Dimitrov" w:date="2017-07-11T12:32:00Z"/>
                <w:rFonts w:ascii="Consolas" w:eastAsia="Times New Roman" w:hAnsi="Consolas" w:cs="Courier New"/>
                <w:noProof/>
                <w:color w:val="000000"/>
                <w:highlight w:val="lightGray"/>
              </w:rPr>
              <w:pPrChange w:id="1607" w:author="Valentin Dimitrov" w:date="2017-07-11T12:3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1608" w:author="Valentin Dimitrov" w:date="2017-07-11T12:32:00Z">
              <w:r w:rsidRPr="00205549" w:rsidDel="002C273A">
                <w:rPr>
                  <w:rFonts w:ascii="Consolas" w:eastAsia="Times New Roman" w:hAnsi="Consolas" w:cs="Courier New"/>
                  <w:noProof/>
                  <w:color w:val="000000"/>
                </w:rPr>
                <w:delText>&lt;!DOCTYPE html&gt;</w:delText>
              </w:r>
              <w:r w:rsidRPr="00205549" w:rsidDel="002C273A">
                <w:rPr>
                  <w:rFonts w:ascii="Consolas" w:eastAsia="Times New Roman" w:hAnsi="Consolas" w:cs="Courier New"/>
                  <w:noProof/>
                  <w:color w:val="000000"/>
                </w:rPr>
                <w:br/>
                <w:delText>&lt;</w:delText>
              </w:r>
              <w:r w:rsidRPr="00205549" w:rsidDel="002C273A">
                <w:rPr>
                  <w:rFonts w:ascii="Consolas" w:eastAsia="Times New Roman" w:hAnsi="Consolas" w:cs="Courier New"/>
                  <w:b w:val="0"/>
                  <w:bCs/>
                  <w:noProof/>
                  <w:color w:val="000080"/>
                </w:rPr>
                <w:delText>html</w:delText>
              </w:r>
              <w:r w:rsidRPr="00205549" w:rsidDel="002C273A">
                <w:rPr>
                  <w:rFonts w:ascii="Consolas" w:eastAsia="Times New Roman" w:hAnsi="Consolas" w:cs="Courier New"/>
                  <w:noProof/>
                  <w:color w:val="000000"/>
                </w:rPr>
                <w:delText>&gt;</w:delText>
              </w:r>
              <w:r w:rsidRPr="00205549" w:rsidDel="002C273A">
                <w:rPr>
                  <w:rFonts w:ascii="Consolas" w:eastAsia="Times New Roman" w:hAnsi="Consolas" w:cs="Courier New"/>
                  <w:noProof/>
                  <w:color w:val="000000"/>
                </w:rPr>
                <w:br/>
                <w:delText>&lt;</w:delText>
              </w:r>
              <w:r w:rsidRPr="00205549" w:rsidDel="002C273A">
                <w:rPr>
                  <w:rFonts w:ascii="Consolas" w:eastAsia="Times New Roman" w:hAnsi="Consolas" w:cs="Courier New"/>
                  <w:b w:val="0"/>
                  <w:bCs/>
                  <w:noProof/>
                  <w:color w:val="000080"/>
                </w:rPr>
                <w:delText>head</w:delText>
              </w:r>
              <w:r w:rsidRPr="00205549" w:rsidDel="002C273A">
                <w:rPr>
                  <w:rFonts w:ascii="Consolas" w:eastAsia="Times New Roman" w:hAnsi="Consolas" w:cs="Courier New"/>
                  <w:noProof/>
                  <w:color w:val="000000"/>
                </w:rPr>
                <w:delText>&gt;</w:delText>
              </w:r>
              <w:r w:rsidRPr="00205549" w:rsidDel="002C273A">
                <w:rPr>
                  <w:rFonts w:ascii="Consolas" w:eastAsia="Times New Roman" w:hAnsi="Consolas" w:cs="Courier New"/>
                  <w:noProof/>
                  <w:color w:val="000000"/>
                </w:rPr>
                <w:br/>
                <w:delText xml:space="preserve">    &lt;</w:delText>
              </w:r>
              <w:r w:rsidRPr="00205549" w:rsidDel="002C273A">
                <w:rPr>
                  <w:rFonts w:ascii="Consolas" w:eastAsia="Times New Roman" w:hAnsi="Consolas" w:cs="Courier New"/>
                  <w:b w:val="0"/>
                  <w:bCs/>
                  <w:noProof/>
                  <w:color w:val="000080"/>
                </w:rPr>
                <w:delText>title</w:delText>
              </w:r>
              <w:r w:rsidRPr="00205549" w:rsidDel="002C273A">
                <w:rPr>
                  <w:rFonts w:ascii="Consolas" w:eastAsia="Times New Roman" w:hAnsi="Consolas" w:cs="Courier New"/>
                  <w:noProof/>
                  <w:color w:val="000000"/>
                </w:rPr>
                <w:delText>&gt;Monthly Calendar&lt;/</w:delText>
              </w:r>
              <w:r w:rsidRPr="00205549" w:rsidDel="002C273A">
                <w:rPr>
                  <w:rFonts w:ascii="Consolas" w:eastAsia="Times New Roman" w:hAnsi="Consolas" w:cs="Courier New"/>
                  <w:b w:val="0"/>
                  <w:bCs/>
                  <w:noProof/>
                  <w:color w:val="000080"/>
                </w:rPr>
                <w:delText>title</w:delText>
              </w:r>
              <w:r w:rsidRPr="00205549" w:rsidDel="002C273A">
                <w:rPr>
                  <w:rFonts w:ascii="Consolas" w:eastAsia="Times New Roman" w:hAnsi="Consolas" w:cs="Courier New"/>
                  <w:noProof/>
                  <w:color w:val="000000"/>
                </w:rPr>
                <w:delText>&gt;</w:delText>
              </w:r>
              <w:r w:rsidRPr="00205549" w:rsidDel="002C273A">
                <w:rPr>
                  <w:rFonts w:ascii="Consolas" w:eastAsia="Times New Roman" w:hAnsi="Consolas" w:cs="Courier New"/>
                  <w:noProof/>
                  <w:color w:val="000000"/>
                </w:rPr>
                <w:br/>
                <w:delText xml:space="preserve">    &lt;</w:delText>
              </w:r>
              <w:r w:rsidRPr="00205549" w:rsidDel="002C273A">
                <w:rPr>
                  <w:rFonts w:ascii="Consolas" w:eastAsia="Times New Roman" w:hAnsi="Consolas" w:cs="Courier New"/>
                  <w:b w:val="0"/>
                  <w:bCs/>
                  <w:noProof/>
                  <w:color w:val="000080"/>
                </w:rPr>
                <w:delText>style</w:delText>
              </w:r>
              <w:r w:rsidRPr="00205549" w:rsidDel="002C273A">
                <w:rPr>
                  <w:rFonts w:ascii="Consolas" w:eastAsia="Times New Roman" w:hAnsi="Consolas" w:cs="Courier New"/>
                  <w:noProof/>
                  <w:color w:val="000000"/>
                </w:rPr>
                <w:delText>&gt;</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rPr>
                <w:delText>prev-month</w:delText>
              </w:r>
              <w:r w:rsidRPr="00205549" w:rsidDel="002C273A">
                <w:rPr>
                  <w:rFonts w:ascii="Consolas" w:eastAsia="Times New Roman" w:hAnsi="Consolas" w:cs="Courier New"/>
                  <w:noProof/>
                  <w:color w:val="000000"/>
                </w:rPr>
                <w:delText>, .</w:delText>
              </w:r>
              <w:r w:rsidRPr="00205549" w:rsidDel="002C273A">
                <w:rPr>
                  <w:rFonts w:ascii="Consolas" w:eastAsia="Times New Roman" w:hAnsi="Consolas" w:cs="Courier New"/>
                  <w:b w:val="0"/>
                  <w:bCs/>
                  <w:noProof/>
                  <w:color w:val="000080"/>
                </w:rPr>
                <w:delText xml:space="preserve">next-month </w:delText>
              </w:r>
              <w:r w:rsidRPr="00205549" w:rsidDel="002C273A">
                <w:rPr>
                  <w:rFonts w:ascii="Consolas" w:eastAsia="Times New Roman" w:hAnsi="Consolas" w:cs="Courier New"/>
                  <w:noProof/>
                  <w:color w:val="000000"/>
                </w:rPr>
                <w:delText xml:space="preserve">{ color: </w:delText>
              </w:r>
              <w:r w:rsidRPr="00205549" w:rsidDel="002C273A">
                <w:rPr>
                  <w:rFonts w:ascii="Consolas" w:eastAsia="Times New Roman" w:hAnsi="Consolas" w:cs="Courier New"/>
                  <w:b w:val="0"/>
                  <w:bCs/>
                  <w:noProof/>
                  <w:color w:val="000080"/>
                </w:rPr>
                <w:delText xml:space="preserve">#CCC </w:delText>
              </w:r>
              <w:r w:rsidRPr="00205549" w:rsidDel="002C273A">
                <w:rPr>
                  <w:rFonts w:ascii="Consolas" w:eastAsia="Times New Roman" w:hAnsi="Consolas" w:cs="Courier New"/>
                  <w:noProof/>
                  <w:color w:val="000000"/>
                </w:rPr>
                <w:delText>}</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rPr>
                <w:delText xml:space="preserve">today </w:delText>
              </w:r>
              <w:r w:rsidRPr="00205549" w:rsidDel="002C273A">
                <w:rPr>
                  <w:rFonts w:ascii="Consolas" w:eastAsia="Times New Roman" w:hAnsi="Consolas" w:cs="Courier New"/>
                  <w:noProof/>
                  <w:color w:val="000000"/>
                </w:rPr>
                <w:delText xml:space="preserve">{ font-weight: </w:delText>
              </w:r>
              <w:r w:rsidRPr="00205549" w:rsidDel="002C273A">
                <w:rPr>
                  <w:rFonts w:ascii="Consolas" w:eastAsia="Times New Roman" w:hAnsi="Consolas" w:cs="Courier New"/>
                  <w:b w:val="0"/>
                  <w:bCs/>
                  <w:noProof/>
                  <w:color w:val="008000"/>
                </w:rPr>
                <w:delText>bold</w:delText>
              </w:r>
              <w:r w:rsidRPr="00205549" w:rsidDel="002C273A">
                <w:rPr>
                  <w:rFonts w:ascii="Consolas" w:eastAsia="Times New Roman" w:hAnsi="Consolas" w:cs="Courier New"/>
                  <w:noProof/>
                  <w:color w:val="000000"/>
                </w:rPr>
                <w:delText xml:space="preserve">; background: </w:delText>
              </w:r>
              <w:r w:rsidRPr="00205549" w:rsidDel="002C273A">
                <w:rPr>
                  <w:rFonts w:ascii="Consolas" w:eastAsia="Times New Roman" w:hAnsi="Consolas" w:cs="Courier New"/>
                  <w:b w:val="0"/>
                  <w:bCs/>
                  <w:noProof/>
                  <w:color w:val="000080"/>
                </w:rPr>
                <w:delText>#DDD</w:delText>
              </w:r>
              <w:r w:rsidRPr="00205549" w:rsidDel="002C273A">
                <w:rPr>
                  <w:rFonts w:ascii="Consolas" w:eastAsia="Times New Roman" w:hAnsi="Consolas" w:cs="Courier New"/>
                  <w:noProof/>
                  <w:color w:val="000000"/>
                </w:rPr>
                <w:delText>; }</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rPr>
                <w:delText xml:space="preserve">title </w:delText>
              </w:r>
              <w:r w:rsidRPr="00205549" w:rsidDel="002C273A">
                <w:rPr>
                  <w:rFonts w:ascii="Consolas" w:eastAsia="Times New Roman" w:hAnsi="Consolas" w:cs="Courier New"/>
                  <w:noProof/>
                  <w:color w:val="000000"/>
                </w:rPr>
                <w:delText xml:space="preserve">{ background: </w:delText>
              </w:r>
              <w:r w:rsidRPr="00205549" w:rsidDel="002C273A">
                <w:rPr>
                  <w:rFonts w:ascii="Consolas" w:eastAsia="Times New Roman" w:hAnsi="Consolas" w:cs="Courier New"/>
                  <w:b w:val="0"/>
                  <w:bCs/>
                  <w:noProof/>
                  <w:color w:val="000080"/>
                </w:rPr>
                <w:delText>#AAAAFF</w:delText>
              </w:r>
              <w:r w:rsidRPr="00205549" w:rsidDel="002C273A">
                <w:rPr>
                  <w:rFonts w:ascii="Consolas" w:eastAsia="Times New Roman" w:hAnsi="Consolas" w:cs="Courier New"/>
                  <w:noProof/>
                  <w:color w:val="000000"/>
                </w:rPr>
                <w:delText xml:space="preserve">; margin: </w:delText>
              </w:r>
              <w:r w:rsidRPr="00205549" w:rsidDel="002C273A">
                <w:rPr>
                  <w:rFonts w:ascii="Consolas" w:eastAsia="Times New Roman" w:hAnsi="Consolas" w:cs="Courier New"/>
                  <w:noProof/>
                  <w:color w:val="0000FF"/>
                </w:rPr>
                <w:delText>10</w:delText>
              </w:r>
              <w:r w:rsidRPr="00205549" w:rsidDel="002C273A">
                <w:rPr>
                  <w:rFonts w:ascii="Consolas" w:eastAsia="Times New Roman" w:hAnsi="Consolas" w:cs="Courier New"/>
                  <w:b w:val="0"/>
                  <w:bCs/>
                  <w:noProof/>
                  <w:color w:val="008000"/>
                </w:rPr>
                <w:delText>px</w:delText>
              </w:r>
              <w:r w:rsidR="00CF5EB1" w:rsidRPr="00205549" w:rsidDel="002C273A">
                <w:rPr>
                  <w:rFonts w:ascii="Consolas" w:eastAsia="Times New Roman" w:hAnsi="Consolas" w:cs="Courier New"/>
                  <w:b w:val="0"/>
                  <w:bCs/>
                  <w:noProof/>
                  <w:color w:val="008000"/>
                </w:rPr>
                <w:delText xml:space="preserve"> 0</w:delText>
              </w:r>
              <w:r w:rsidRPr="00205549" w:rsidDel="002C273A">
                <w:rPr>
                  <w:rFonts w:ascii="Consolas" w:eastAsia="Times New Roman" w:hAnsi="Consolas" w:cs="Courier New"/>
                  <w:noProof/>
                  <w:color w:val="000000"/>
                </w:rPr>
                <w:delText>; padding:</w:delText>
              </w:r>
              <w:r w:rsidRPr="00205549" w:rsidDel="002C273A">
                <w:rPr>
                  <w:rFonts w:ascii="Consolas" w:eastAsia="Times New Roman" w:hAnsi="Consolas" w:cs="Courier New"/>
                  <w:noProof/>
                  <w:color w:val="0000FF"/>
                </w:rPr>
                <w:delText>5</w:delText>
              </w:r>
              <w:r w:rsidRPr="00205549" w:rsidDel="002C273A">
                <w:rPr>
                  <w:rFonts w:ascii="Consolas" w:eastAsia="Times New Roman" w:hAnsi="Consolas" w:cs="Courier New"/>
                  <w:b w:val="0"/>
                  <w:bCs/>
                  <w:noProof/>
                  <w:color w:val="008000"/>
                </w:rPr>
                <w:delText xml:space="preserve">px </w:delText>
              </w:r>
              <w:r w:rsidRPr="00205549" w:rsidDel="002C273A">
                <w:rPr>
                  <w:rFonts w:ascii="Consolas" w:eastAsia="Times New Roman" w:hAnsi="Consolas" w:cs="Courier New"/>
                  <w:noProof/>
                  <w:color w:val="000000"/>
                </w:rPr>
                <w:delText>}</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rPr>
                <w:delText xml:space="preserve">table </w:delText>
              </w:r>
              <w:r w:rsidRPr="00205549" w:rsidDel="002C273A">
                <w:rPr>
                  <w:rFonts w:ascii="Consolas" w:eastAsia="Times New Roman" w:hAnsi="Consolas" w:cs="Courier New"/>
                  <w:noProof/>
                  <w:color w:val="000000"/>
                </w:rPr>
                <w:delText xml:space="preserve">{ border: </w:delText>
              </w:r>
              <w:r w:rsidRPr="00205549" w:rsidDel="002C273A">
                <w:rPr>
                  <w:rFonts w:ascii="Consolas" w:eastAsia="Times New Roman" w:hAnsi="Consolas" w:cs="Courier New"/>
                  <w:noProof/>
                  <w:color w:val="0000FF"/>
                </w:rPr>
                <w:delText>1</w:delText>
              </w:r>
              <w:r w:rsidRPr="00205549" w:rsidDel="002C273A">
                <w:rPr>
                  <w:rFonts w:ascii="Consolas" w:eastAsia="Times New Roman" w:hAnsi="Consolas" w:cs="Courier New"/>
                  <w:b w:val="0"/>
                  <w:bCs/>
                  <w:noProof/>
                  <w:color w:val="008000"/>
                </w:rPr>
                <w:delText xml:space="preserve">px solid </w:delText>
              </w:r>
              <w:r w:rsidRPr="00205549" w:rsidDel="002C273A">
                <w:rPr>
                  <w:rFonts w:ascii="Consolas" w:eastAsia="Times New Roman" w:hAnsi="Consolas" w:cs="Courier New"/>
                  <w:b w:val="0"/>
                  <w:bCs/>
                  <w:noProof/>
                  <w:color w:val="000080"/>
                </w:rPr>
                <w:delText>#CCC</w:delText>
              </w:r>
              <w:r w:rsidRPr="00205549" w:rsidDel="002C273A">
                <w:rPr>
                  <w:rFonts w:ascii="Consolas" w:eastAsia="Times New Roman" w:hAnsi="Consolas" w:cs="Courier New"/>
                  <w:noProof/>
                  <w:color w:val="000000"/>
                </w:rPr>
                <w:delText>;}</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rPr>
                <w:delText xml:space="preserve">td </w:delText>
              </w:r>
              <w:r w:rsidRPr="00205549" w:rsidDel="002C273A">
                <w:rPr>
                  <w:rFonts w:ascii="Consolas" w:eastAsia="Times New Roman" w:hAnsi="Consolas" w:cs="Courier New"/>
                  <w:noProof/>
                  <w:color w:val="000000"/>
                </w:rPr>
                <w:delText xml:space="preserve">{ text-align: </w:delText>
              </w:r>
              <w:r w:rsidRPr="00205549" w:rsidDel="002C273A">
                <w:rPr>
                  <w:rFonts w:ascii="Consolas" w:eastAsia="Times New Roman" w:hAnsi="Consolas" w:cs="Courier New"/>
                  <w:b w:val="0"/>
                  <w:bCs/>
                  <w:noProof/>
                  <w:color w:val="008000"/>
                </w:rPr>
                <w:delText>center</w:delText>
              </w:r>
              <w:r w:rsidRPr="00205549" w:rsidDel="002C273A">
                <w:rPr>
                  <w:rFonts w:ascii="Consolas" w:eastAsia="Times New Roman" w:hAnsi="Consolas" w:cs="Courier New"/>
                  <w:noProof/>
                  <w:color w:val="000000"/>
                </w:rPr>
                <w:delText>; }</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rPr>
                <w:delText xml:space="preserve">#calendarCode </w:delText>
              </w:r>
              <w:r w:rsidRPr="00205549" w:rsidDel="002C273A">
                <w:rPr>
                  <w:rFonts w:ascii="Consolas" w:eastAsia="Times New Roman" w:hAnsi="Consolas" w:cs="Courier New"/>
                  <w:noProof/>
                  <w:color w:val="000000"/>
                </w:rPr>
                <w:delText xml:space="preserve">{ width: </w:delText>
              </w:r>
              <w:r w:rsidRPr="00205549" w:rsidDel="002C273A">
                <w:rPr>
                  <w:rFonts w:ascii="Consolas" w:eastAsia="Times New Roman" w:hAnsi="Consolas" w:cs="Courier New"/>
                  <w:noProof/>
                  <w:color w:val="0000FF"/>
                </w:rPr>
                <w:delText>100</w:delText>
              </w:r>
              <w:r w:rsidRPr="00205549" w:rsidDel="002C273A">
                <w:rPr>
                  <w:rFonts w:ascii="Consolas" w:eastAsia="Times New Roman" w:hAnsi="Consolas" w:cs="Courier New"/>
                  <w:noProof/>
                  <w:color w:val="000000"/>
                </w:rPr>
                <w:delText>%; }</w:delText>
              </w:r>
              <w:r w:rsidRPr="00205549" w:rsidDel="002C273A">
                <w:rPr>
                  <w:rFonts w:ascii="Consolas" w:eastAsia="Times New Roman" w:hAnsi="Consolas" w:cs="Courier New"/>
                  <w:noProof/>
                  <w:color w:val="000000"/>
                </w:rPr>
                <w:br/>
                <w:delText xml:space="preserve">    &lt;/</w:delText>
              </w:r>
              <w:r w:rsidRPr="00205549" w:rsidDel="002C273A">
                <w:rPr>
                  <w:rFonts w:ascii="Consolas" w:eastAsia="Times New Roman" w:hAnsi="Consolas" w:cs="Courier New"/>
                  <w:b w:val="0"/>
                  <w:bCs/>
                  <w:noProof/>
                  <w:color w:val="000080"/>
                </w:rPr>
                <w:delText>style</w:delText>
              </w:r>
              <w:r w:rsidRPr="00205549" w:rsidDel="002C273A">
                <w:rPr>
                  <w:rFonts w:ascii="Consolas" w:eastAsia="Times New Roman" w:hAnsi="Consolas" w:cs="Courier New"/>
                  <w:noProof/>
                  <w:color w:val="000000"/>
                </w:rPr>
                <w:delText>&gt;</w:delText>
              </w:r>
              <w:r w:rsidRPr="00205549" w:rsidDel="002C273A">
                <w:rPr>
                  <w:rFonts w:ascii="Consolas" w:eastAsia="Times New Roman" w:hAnsi="Consolas" w:cs="Courier New"/>
                  <w:noProof/>
                  <w:color w:val="000000"/>
                </w:rPr>
                <w:br/>
                <w:delText xml:space="preserve">    &lt;</w:delText>
              </w:r>
              <w:r w:rsidRPr="00205549" w:rsidDel="002C273A">
                <w:rPr>
                  <w:rFonts w:ascii="Consolas" w:eastAsia="Times New Roman" w:hAnsi="Consolas" w:cs="Courier New"/>
                  <w:b w:val="0"/>
                  <w:bCs/>
                  <w:noProof/>
                  <w:color w:val="000080"/>
                </w:rPr>
                <w:delText>script</w:delText>
              </w:r>
              <w:r w:rsidRPr="00205549" w:rsidDel="002C273A">
                <w:rPr>
                  <w:rFonts w:ascii="Consolas" w:eastAsia="Times New Roman" w:hAnsi="Consolas" w:cs="Courier New"/>
                  <w:noProof/>
                  <w:color w:val="000000"/>
                </w:rPr>
                <w:delText>&gt;</w:delText>
              </w:r>
              <w:r w:rsidRPr="00205549" w:rsidDel="002C273A">
                <w:rPr>
                  <w:rFonts w:ascii="Consolas" w:eastAsia="Times New Roman" w:hAnsi="Consolas" w:cs="Courier New"/>
                  <w:noProof/>
                  <w:color w:val="000000"/>
                </w:rPr>
                <w:br/>
                <w:delText xml:space="preserve">        </w:delText>
              </w:r>
              <w:r w:rsidRPr="00205549" w:rsidDel="002C273A">
                <w:rPr>
                  <w:rFonts w:ascii="Consolas" w:eastAsia="Times New Roman" w:hAnsi="Consolas" w:cs="Courier New"/>
                  <w:b w:val="0"/>
                  <w:bCs/>
                  <w:noProof/>
                  <w:color w:val="000080"/>
                  <w:highlight w:val="lightGray"/>
                </w:rPr>
                <w:delText xml:space="preserve">function </w:delText>
              </w:r>
              <w:r w:rsidRPr="00205549" w:rsidDel="002C273A">
                <w:rPr>
                  <w:rFonts w:ascii="Consolas" w:eastAsia="Times New Roman" w:hAnsi="Consolas" w:cs="Courier New"/>
                  <w:i/>
                  <w:iCs/>
                  <w:noProof/>
                  <w:color w:val="000000"/>
                  <w:highlight w:val="lightGray"/>
                </w:rPr>
                <w:delText>calendar</w:delText>
              </w:r>
              <w:r w:rsidRPr="00205549" w:rsidDel="002C273A">
                <w:rPr>
                  <w:rFonts w:ascii="Consolas" w:eastAsia="Times New Roman" w:hAnsi="Consolas" w:cs="Courier New"/>
                  <w:noProof/>
                  <w:color w:val="000000"/>
                  <w:highlight w:val="lightGray"/>
                </w:rPr>
                <w:delText>([day, month, year])</w:delText>
              </w:r>
              <w:r w:rsidRPr="00205549" w:rsidDel="002C273A">
                <w:rPr>
                  <w:rFonts w:ascii="Consolas" w:eastAsia="Times New Roman" w:hAnsi="Consolas" w:cs="Courier New"/>
                  <w:noProof/>
                  <w:color w:val="000000"/>
                  <w:highlight w:val="lightGray"/>
                </w:rPr>
                <w:br/>
              </w:r>
              <w:r w:rsidR="005075E7" w:rsidRPr="00205549" w:rsidDel="002C273A">
                <w:rPr>
                  <w:rFonts w:ascii="Consolas" w:eastAsia="Times New Roman" w:hAnsi="Consolas" w:cs="Courier New"/>
                  <w:noProof/>
                  <w:color w:val="000000"/>
                </w:rPr>
                <w:delText xml:space="preserve">        </w:delText>
              </w:r>
              <w:r w:rsidRPr="00205549" w:rsidDel="002C273A">
                <w:rPr>
                  <w:rFonts w:ascii="Consolas" w:eastAsia="Times New Roman" w:hAnsi="Consolas" w:cs="Courier New"/>
                  <w:noProof/>
                  <w:color w:val="000000"/>
                  <w:highlight w:val="lightGray"/>
                </w:rPr>
                <w:delText>{</w:delText>
              </w:r>
            </w:del>
          </w:p>
          <w:p w:rsidR="005075E7" w:rsidRPr="00205549" w:rsidDel="002C273A" w:rsidRDefault="005075E7">
            <w:pPr>
              <w:pStyle w:val="Heading3"/>
              <w:rPr>
                <w:del w:id="1609" w:author="Valentin Dimitrov" w:date="2017-07-11T12:32:00Z"/>
                <w:rFonts w:ascii="Consolas" w:eastAsia="Times New Roman" w:hAnsi="Consolas" w:cs="Courier New"/>
                <w:bCs/>
                <w:i/>
                <w:iCs/>
                <w:noProof/>
                <w:color w:val="0073BF"/>
                <w:highlight w:val="lightGray"/>
              </w:rPr>
              <w:pPrChange w:id="1610" w:author="Valentin Dimitrov" w:date="2017-07-11T12:3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1611" w:author="Valentin Dimitrov" w:date="2017-07-11T12:32:00Z">
              <w:r w:rsidRPr="00205549" w:rsidDel="002C273A">
                <w:rPr>
                  <w:rFonts w:ascii="Consolas" w:eastAsia="Times New Roman" w:hAnsi="Consolas" w:cs="Courier New"/>
                  <w:noProof/>
                  <w:color w:val="000000"/>
                </w:rPr>
                <w:delText xml:space="preserve">            </w:delText>
              </w:r>
              <w:r w:rsidR="00CA281C" w:rsidRPr="00205549" w:rsidDel="002C273A">
                <w:rPr>
                  <w:rFonts w:ascii="Consolas" w:eastAsia="Times New Roman" w:hAnsi="Consolas" w:cs="Courier New"/>
                  <w:i/>
                  <w:iCs/>
                  <w:noProof/>
                  <w:color w:val="808080"/>
                  <w:highlight w:val="lightGray"/>
                </w:rPr>
                <w:delText xml:space="preserve">// </w:delText>
              </w:r>
              <w:r w:rsidR="00CA281C" w:rsidRPr="00205549" w:rsidDel="002C273A">
                <w:rPr>
                  <w:rFonts w:ascii="Consolas" w:eastAsia="Times New Roman" w:hAnsi="Consolas" w:cs="Courier New"/>
                  <w:b w:val="0"/>
                  <w:bCs/>
                  <w:i/>
                  <w:iCs/>
                  <w:noProof/>
                  <w:color w:val="0073BF"/>
                  <w:highlight w:val="lightGray"/>
                </w:rPr>
                <w:delText>TODO: return the HTML text holding the calendar table</w:delText>
              </w:r>
            </w:del>
          </w:p>
          <w:p w:rsidR="007C5F2B" w:rsidRPr="00205549" w:rsidDel="002C273A" w:rsidRDefault="005075E7">
            <w:pPr>
              <w:pStyle w:val="Heading3"/>
              <w:rPr>
                <w:del w:id="1612" w:author="Valentin Dimitrov" w:date="2017-07-11T12:32:00Z"/>
                <w:rFonts w:ascii="Consolas" w:hAnsi="Consolas"/>
                <w:noProof/>
              </w:rPr>
              <w:pPrChange w:id="1613" w:author="Valentin Dimitrov" w:date="2017-07-11T12:3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1614" w:author="Valentin Dimitrov" w:date="2017-07-11T12:32:00Z">
              <w:r w:rsidRPr="00205549" w:rsidDel="002C273A">
                <w:rPr>
                  <w:rFonts w:ascii="Consolas" w:eastAsia="Times New Roman" w:hAnsi="Consolas" w:cs="Courier New"/>
                  <w:noProof/>
                  <w:color w:val="000000"/>
                </w:rPr>
                <w:delText xml:space="preserve">        </w:delText>
              </w:r>
              <w:r w:rsidR="00CA281C" w:rsidRPr="00205549" w:rsidDel="002C273A">
                <w:rPr>
                  <w:rFonts w:ascii="Consolas" w:eastAsia="Times New Roman" w:hAnsi="Consolas" w:cs="Courier New"/>
                  <w:noProof/>
                  <w:color w:val="000000"/>
                  <w:highlight w:val="lightGray"/>
                </w:rPr>
                <w:delText>}</w:delText>
              </w:r>
              <w:r w:rsidR="00CA281C" w:rsidRPr="00205549" w:rsidDel="002C273A">
                <w:rPr>
                  <w:rFonts w:ascii="Consolas" w:eastAsia="Times New Roman" w:hAnsi="Consolas" w:cs="Courier New"/>
                  <w:noProof/>
                  <w:color w:val="000000"/>
                </w:rPr>
                <w:br/>
                <w:delText xml:space="preserve">    &lt;/</w:delText>
              </w:r>
              <w:r w:rsidR="00CA281C" w:rsidRPr="00205549" w:rsidDel="002C273A">
                <w:rPr>
                  <w:rFonts w:ascii="Consolas" w:eastAsia="Times New Roman" w:hAnsi="Consolas" w:cs="Courier New"/>
                  <w:b w:val="0"/>
                  <w:bCs/>
                  <w:noProof/>
                  <w:color w:val="000080"/>
                </w:rPr>
                <w:delText>script</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&lt;/</w:delText>
              </w:r>
              <w:r w:rsidR="00CA281C" w:rsidRPr="00205549" w:rsidDel="002C273A">
                <w:rPr>
                  <w:rFonts w:ascii="Consolas" w:eastAsia="Times New Roman" w:hAnsi="Consolas" w:cs="Courier New"/>
                  <w:b w:val="0"/>
                  <w:bCs/>
                  <w:noProof/>
                  <w:color w:val="000080"/>
                </w:rPr>
                <w:delText>head</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r>
              <w:r w:rsidR="00CA281C" w:rsidRPr="00205549" w:rsidDel="002C273A">
                <w:rPr>
                  <w:rFonts w:ascii="Consolas" w:eastAsia="Times New Roman" w:hAnsi="Consolas" w:cs="Courier New"/>
                  <w:noProof/>
                  <w:color w:val="000000"/>
                </w:rPr>
                <w:br/>
                <w:delText>&lt;</w:delText>
              </w:r>
              <w:r w:rsidR="00CA281C" w:rsidRPr="00205549" w:rsidDel="002C273A">
                <w:rPr>
                  <w:rFonts w:ascii="Consolas" w:eastAsia="Times New Roman" w:hAnsi="Consolas" w:cs="Courier New"/>
                  <w:b w:val="0"/>
                  <w:bCs/>
                  <w:noProof/>
                  <w:color w:val="000080"/>
                </w:rPr>
                <w:delText>body</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Day: &lt;</w:delText>
              </w:r>
              <w:r w:rsidR="00CA281C" w:rsidRPr="00205549" w:rsidDel="002C273A">
                <w:rPr>
                  <w:rFonts w:ascii="Consolas" w:eastAsia="Times New Roman" w:hAnsi="Consolas" w:cs="Courier New"/>
                  <w:b w:val="0"/>
                  <w:bCs/>
                  <w:noProof/>
                  <w:color w:val="000080"/>
                </w:rPr>
                <w:delText xml:space="preserve">input </w:delText>
              </w:r>
              <w:r w:rsidR="00CA281C" w:rsidRPr="00205549" w:rsidDel="002C273A">
                <w:rPr>
                  <w:rFonts w:ascii="Consolas" w:eastAsia="Times New Roman" w:hAnsi="Consolas" w:cs="Courier New"/>
                  <w:noProof/>
                  <w:color w:val="000000"/>
                </w:rPr>
                <w:delText>id=</w:delText>
              </w:r>
              <w:r w:rsidR="00CA281C" w:rsidRPr="00205549" w:rsidDel="002C273A">
                <w:rPr>
                  <w:rFonts w:ascii="Consolas" w:eastAsia="Times New Roman" w:hAnsi="Consolas" w:cs="Courier New"/>
                  <w:b w:val="0"/>
                  <w:bCs/>
                  <w:noProof/>
                  <w:color w:val="008000"/>
                </w:rPr>
                <w:delText xml:space="preserve">"day" </w:delText>
              </w:r>
              <w:r w:rsidR="00CA281C" w:rsidRPr="00205549" w:rsidDel="002C273A">
                <w:rPr>
                  <w:rFonts w:ascii="Consolas" w:eastAsia="Times New Roman" w:hAnsi="Consolas" w:cs="Courier New"/>
                  <w:noProof/>
                  <w:color w:val="000000"/>
                </w:rPr>
                <w:delText>type=</w:delText>
              </w:r>
              <w:r w:rsidR="00CA281C" w:rsidRPr="00205549" w:rsidDel="002C273A">
                <w:rPr>
                  <w:rFonts w:ascii="Consolas" w:eastAsia="Times New Roman" w:hAnsi="Consolas" w:cs="Courier New"/>
                  <w:b w:val="0"/>
                  <w:bCs/>
                  <w:noProof/>
                  <w:color w:val="008000"/>
                </w:rPr>
                <w:delText xml:space="preserve">"number" </w:delText>
              </w:r>
              <w:r w:rsidR="00CA281C" w:rsidRPr="00205549" w:rsidDel="002C273A">
                <w:rPr>
                  <w:rFonts w:ascii="Consolas" w:eastAsia="Times New Roman" w:hAnsi="Consolas" w:cs="Courier New"/>
                  <w:noProof/>
                  <w:color w:val="000000"/>
                </w:rPr>
                <w:delText>value=</w:delText>
              </w:r>
              <w:r w:rsidR="00CA281C" w:rsidRPr="00205549" w:rsidDel="002C273A">
                <w:rPr>
                  <w:rFonts w:ascii="Consolas" w:eastAsia="Times New Roman" w:hAnsi="Consolas" w:cs="Courier New"/>
                  <w:b w:val="0"/>
                  <w:bCs/>
                  <w:noProof/>
                  <w:color w:val="008000"/>
                </w:rPr>
                <w:delText xml:space="preserve">"4" </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Month: &lt;</w:delText>
              </w:r>
              <w:r w:rsidR="00CA281C" w:rsidRPr="00205549" w:rsidDel="002C273A">
                <w:rPr>
                  <w:rFonts w:ascii="Consolas" w:eastAsia="Times New Roman" w:hAnsi="Consolas" w:cs="Courier New"/>
                  <w:b w:val="0"/>
                  <w:bCs/>
                  <w:noProof/>
                  <w:color w:val="000080"/>
                </w:rPr>
                <w:delText xml:space="preserve">input </w:delText>
              </w:r>
              <w:r w:rsidR="00CA281C" w:rsidRPr="00205549" w:rsidDel="002C273A">
                <w:rPr>
                  <w:rFonts w:ascii="Consolas" w:eastAsia="Times New Roman" w:hAnsi="Consolas" w:cs="Courier New"/>
                  <w:noProof/>
                  <w:color w:val="000000"/>
                </w:rPr>
                <w:delText>id=</w:delText>
              </w:r>
              <w:r w:rsidR="00CA281C" w:rsidRPr="00205549" w:rsidDel="002C273A">
                <w:rPr>
                  <w:rFonts w:ascii="Consolas" w:eastAsia="Times New Roman" w:hAnsi="Consolas" w:cs="Courier New"/>
                  <w:b w:val="0"/>
                  <w:bCs/>
                  <w:noProof/>
                  <w:color w:val="008000"/>
                </w:rPr>
                <w:delText xml:space="preserve">"month" </w:delText>
              </w:r>
              <w:r w:rsidR="00CA281C" w:rsidRPr="00205549" w:rsidDel="002C273A">
                <w:rPr>
                  <w:rFonts w:ascii="Consolas" w:eastAsia="Times New Roman" w:hAnsi="Consolas" w:cs="Courier New"/>
                  <w:noProof/>
                  <w:color w:val="000000"/>
                </w:rPr>
                <w:delText>type=</w:delText>
              </w:r>
              <w:r w:rsidR="00CA281C" w:rsidRPr="00205549" w:rsidDel="002C273A">
                <w:rPr>
                  <w:rFonts w:ascii="Consolas" w:eastAsia="Times New Roman" w:hAnsi="Consolas" w:cs="Courier New"/>
                  <w:b w:val="0"/>
                  <w:bCs/>
                  <w:noProof/>
                  <w:color w:val="008000"/>
                </w:rPr>
                <w:delText xml:space="preserve">"number" </w:delText>
              </w:r>
              <w:r w:rsidR="00CA281C" w:rsidRPr="00205549" w:rsidDel="002C273A">
                <w:rPr>
                  <w:rFonts w:ascii="Consolas" w:eastAsia="Times New Roman" w:hAnsi="Consolas" w:cs="Courier New"/>
                  <w:noProof/>
                  <w:color w:val="000000"/>
                </w:rPr>
                <w:delText>value=</w:delText>
              </w:r>
              <w:r w:rsidR="00CA281C" w:rsidRPr="00205549" w:rsidDel="002C273A">
                <w:rPr>
                  <w:rFonts w:ascii="Consolas" w:eastAsia="Times New Roman" w:hAnsi="Consolas" w:cs="Courier New"/>
                  <w:b w:val="0"/>
                  <w:bCs/>
                  <w:noProof/>
                  <w:color w:val="008000"/>
                </w:rPr>
                <w:delText xml:space="preserve">"9" </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Year: &lt;</w:delText>
              </w:r>
              <w:r w:rsidR="00CA281C" w:rsidRPr="00205549" w:rsidDel="002C273A">
                <w:rPr>
                  <w:rFonts w:ascii="Consolas" w:eastAsia="Times New Roman" w:hAnsi="Consolas" w:cs="Courier New"/>
                  <w:b w:val="0"/>
                  <w:bCs/>
                  <w:noProof/>
                  <w:color w:val="000080"/>
                </w:rPr>
                <w:delText xml:space="preserve">input </w:delText>
              </w:r>
              <w:r w:rsidR="00CA281C" w:rsidRPr="00205549" w:rsidDel="002C273A">
                <w:rPr>
                  <w:rFonts w:ascii="Consolas" w:eastAsia="Times New Roman" w:hAnsi="Consolas" w:cs="Courier New"/>
                  <w:noProof/>
                  <w:color w:val="000000"/>
                </w:rPr>
                <w:delText>id=</w:delText>
              </w:r>
              <w:r w:rsidR="00CA281C" w:rsidRPr="00205549" w:rsidDel="002C273A">
                <w:rPr>
                  <w:rFonts w:ascii="Consolas" w:eastAsia="Times New Roman" w:hAnsi="Consolas" w:cs="Courier New"/>
                  <w:b w:val="0"/>
                  <w:bCs/>
                  <w:noProof/>
                  <w:color w:val="008000"/>
                </w:rPr>
                <w:delText xml:space="preserve">"year" </w:delText>
              </w:r>
              <w:r w:rsidR="00CA281C" w:rsidRPr="00205549" w:rsidDel="002C273A">
                <w:rPr>
                  <w:rFonts w:ascii="Consolas" w:eastAsia="Times New Roman" w:hAnsi="Consolas" w:cs="Courier New"/>
                  <w:noProof/>
                  <w:color w:val="000000"/>
                </w:rPr>
                <w:delText>type=</w:delText>
              </w:r>
              <w:r w:rsidR="00CA281C" w:rsidRPr="00205549" w:rsidDel="002C273A">
                <w:rPr>
                  <w:rFonts w:ascii="Consolas" w:eastAsia="Times New Roman" w:hAnsi="Consolas" w:cs="Courier New"/>
                  <w:b w:val="0"/>
                  <w:bCs/>
                  <w:noProof/>
                  <w:color w:val="008000"/>
                </w:rPr>
                <w:delText xml:space="preserve">"number" </w:delText>
              </w:r>
              <w:r w:rsidR="00CA281C" w:rsidRPr="00205549" w:rsidDel="002C273A">
                <w:rPr>
                  <w:rFonts w:ascii="Consolas" w:eastAsia="Times New Roman" w:hAnsi="Consolas" w:cs="Courier New"/>
                  <w:noProof/>
                  <w:color w:val="000000"/>
                </w:rPr>
                <w:delText>value=</w:delText>
              </w:r>
              <w:r w:rsidR="00CA281C" w:rsidRPr="00205549" w:rsidDel="002C273A">
                <w:rPr>
                  <w:rFonts w:ascii="Consolas" w:eastAsia="Times New Roman" w:hAnsi="Consolas" w:cs="Courier New"/>
                  <w:b w:val="0"/>
                  <w:bCs/>
                  <w:noProof/>
                  <w:color w:val="008000"/>
                </w:rPr>
                <w:delText xml:space="preserve">"2016" </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&lt;</w:delText>
              </w:r>
              <w:r w:rsidR="00CA281C" w:rsidRPr="00205549" w:rsidDel="002C273A">
                <w:rPr>
                  <w:rFonts w:ascii="Consolas" w:eastAsia="Times New Roman" w:hAnsi="Consolas" w:cs="Courier New"/>
                  <w:b w:val="0"/>
                  <w:bCs/>
                  <w:noProof/>
                  <w:color w:val="000080"/>
                </w:rPr>
                <w:delText xml:space="preserve">input </w:delText>
              </w:r>
              <w:r w:rsidR="00CA281C" w:rsidRPr="00205549" w:rsidDel="002C273A">
                <w:rPr>
                  <w:rFonts w:ascii="Consolas" w:eastAsia="Times New Roman" w:hAnsi="Consolas" w:cs="Courier New"/>
                  <w:noProof/>
                  <w:color w:val="000000"/>
                </w:rPr>
                <w:delText>type=</w:delText>
              </w:r>
              <w:r w:rsidR="00CA281C" w:rsidRPr="00205549" w:rsidDel="002C273A">
                <w:rPr>
                  <w:rFonts w:ascii="Consolas" w:eastAsia="Times New Roman" w:hAnsi="Consolas" w:cs="Courier New"/>
                  <w:b w:val="0"/>
                  <w:bCs/>
                  <w:noProof/>
                  <w:color w:val="008000"/>
                </w:rPr>
                <w:delText xml:space="preserve">"button" </w:delText>
              </w:r>
              <w:r w:rsidR="00CA281C" w:rsidRPr="00205549" w:rsidDel="002C273A">
                <w:rPr>
                  <w:rFonts w:ascii="Consolas" w:eastAsia="Times New Roman" w:hAnsi="Consolas" w:cs="Courier New"/>
                  <w:noProof/>
                  <w:color w:val="000000"/>
                </w:rPr>
                <w:delText>value=</w:delText>
              </w:r>
              <w:r w:rsidR="00CA281C" w:rsidRPr="00205549" w:rsidDel="002C273A">
                <w:rPr>
                  <w:rFonts w:ascii="Consolas" w:eastAsia="Times New Roman" w:hAnsi="Consolas" w:cs="Courier New"/>
                  <w:b w:val="0"/>
                  <w:bCs/>
                  <w:noProof/>
                  <w:color w:val="008000"/>
                </w:rPr>
                <w:delText>"Show"</w:delText>
              </w:r>
              <w:r w:rsidR="00CA281C" w:rsidRPr="00205549" w:rsidDel="002C273A">
                <w:rPr>
                  <w:rFonts w:ascii="Consolas" w:eastAsia="Times New Roman" w:hAnsi="Consolas" w:cs="Courier New"/>
                  <w:b w:val="0"/>
                  <w:bCs/>
                  <w:noProof/>
                  <w:color w:val="008000"/>
                </w:rPr>
                <w:br/>
                <w:delText xml:space="preserve">        </w:delText>
              </w:r>
              <w:r w:rsidR="00CA281C" w:rsidRPr="00205549" w:rsidDel="002C273A">
                <w:rPr>
                  <w:rFonts w:ascii="Consolas" w:eastAsia="Times New Roman" w:hAnsi="Consolas" w:cs="Courier New"/>
                  <w:noProof/>
                  <w:color w:val="000000"/>
                </w:rPr>
                <w:delText>onclick=</w:delText>
              </w:r>
              <w:r w:rsidR="00CA281C" w:rsidRPr="00205549" w:rsidDel="002C273A">
                <w:rPr>
                  <w:rFonts w:ascii="Consolas" w:eastAsia="Times New Roman" w:hAnsi="Consolas" w:cs="Courier New"/>
                  <w:b w:val="0"/>
                  <w:bCs/>
                  <w:noProof/>
                  <w:color w:val="008000"/>
                </w:rPr>
                <w:delText>"</w:delText>
              </w:r>
              <w:r w:rsidR="00CA281C" w:rsidRPr="00205549" w:rsidDel="002C273A">
                <w:rPr>
                  <w:rFonts w:ascii="Consolas" w:eastAsia="Times New Roman" w:hAnsi="Consolas" w:cs="Courier New"/>
                  <w:b w:val="0"/>
                  <w:bCs/>
                  <w:noProof/>
                  <w:color w:val="000080"/>
                </w:rPr>
                <w:delText xml:space="preserve">let </w:delText>
              </w:r>
              <w:r w:rsidR="00CA281C" w:rsidRPr="00205549" w:rsidDel="002C273A">
                <w:rPr>
                  <w:rFonts w:ascii="Consolas" w:eastAsia="Times New Roman" w:hAnsi="Consolas" w:cs="Courier New"/>
                  <w:b w:val="0"/>
                  <w:bCs/>
                  <w:i/>
                  <w:iCs/>
                  <w:noProof/>
                  <w:color w:val="660E7A"/>
                </w:rPr>
                <w:delText xml:space="preserve">calendarHTML </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000000"/>
                </w:rPr>
                <w:br/>
                <w:delText xml:space="preserve">            </w:delText>
              </w:r>
              <w:r w:rsidR="00CA281C" w:rsidRPr="00205549" w:rsidDel="002C273A">
                <w:rPr>
                  <w:rFonts w:ascii="Consolas" w:eastAsia="Times New Roman" w:hAnsi="Consolas" w:cs="Courier New"/>
                  <w:i/>
                  <w:iCs/>
                  <w:noProof/>
                  <w:color w:val="000000"/>
                </w:rPr>
                <w:delText>calendar</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660E7A"/>
                </w:rPr>
                <w:delText>document</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7A7A43"/>
                </w:rPr>
                <w:delText>getElementById</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008000"/>
                </w:rPr>
                <w:delText>'day'</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660E7A"/>
                </w:rPr>
                <w:delText>value</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000000"/>
                </w:rPr>
                <w:br/>
                <w:delText xml:space="preserve">                </w:delText>
              </w:r>
              <w:r w:rsidR="00CA281C" w:rsidRPr="00205549" w:rsidDel="002C273A">
                <w:rPr>
                  <w:rFonts w:ascii="Consolas" w:eastAsia="Times New Roman" w:hAnsi="Consolas" w:cs="Courier New"/>
                  <w:b w:val="0"/>
                  <w:bCs/>
                  <w:noProof/>
                  <w:color w:val="660E7A"/>
                </w:rPr>
                <w:delText>document</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7A7A43"/>
                </w:rPr>
                <w:delText>getElementById</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008000"/>
                </w:rPr>
                <w:delText>'month'</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660E7A"/>
                </w:rPr>
                <w:delText>value</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000000"/>
                </w:rPr>
                <w:br/>
                <w:delText xml:space="preserve">                </w:delText>
              </w:r>
              <w:r w:rsidR="00CA281C" w:rsidRPr="00205549" w:rsidDel="002C273A">
                <w:rPr>
                  <w:rFonts w:ascii="Consolas" w:eastAsia="Times New Roman" w:hAnsi="Consolas" w:cs="Courier New"/>
                  <w:b w:val="0"/>
                  <w:bCs/>
                  <w:noProof/>
                  <w:color w:val="660E7A"/>
                </w:rPr>
                <w:delText>document</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7A7A43"/>
                </w:rPr>
                <w:delText>getElementById</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008000"/>
                </w:rPr>
                <w:delText>'year'</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660E7A"/>
                </w:rPr>
                <w:delText>value</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000000"/>
                </w:rPr>
                <w:br/>
                <w:delText xml:space="preserve">            </w:delText>
              </w:r>
              <w:r w:rsidR="00CA281C" w:rsidRPr="00205549" w:rsidDel="002C273A">
                <w:rPr>
                  <w:rFonts w:ascii="Consolas" w:eastAsia="Times New Roman" w:hAnsi="Consolas" w:cs="Courier New"/>
                  <w:b w:val="0"/>
                  <w:bCs/>
                  <w:noProof/>
                  <w:color w:val="660E7A"/>
                </w:rPr>
                <w:delText>document</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7A7A43"/>
                </w:rPr>
                <w:delText>getElementById</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008000"/>
                </w:rPr>
                <w:delText>'calendar'</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660E7A"/>
                </w:rPr>
                <w:delText xml:space="preserve">innerHTML </w:delText>
              </w:r>
              <w:r w:rsidR="00CA281C" w:rsidRPr="00205549" w:rsidDel="002C273A">
                <w:rPr>
                  <w:rFonts w:ascii="Consolas" w:eastAsia="Times New Roman" w:hAnsi="Consolas" w:cs="Courier New"/>
                  <w:noProof/>
                  <w:color w:val="000000"/>
                </w:rPr>
                <w:delText xml:space="preserve">= </w:delText>
              </w:r>
              <w:r w:rsidR="00CA281C" w:rsidRPr="00205549" w:rsidDel="002C273A">
                <w:rPr>
                  <w:rFonts w:ascii="Consolas" w:eastAsia="Times New Roman" w:hAnsi="Consolas" w:cs="Courier New"/>
                  <w:b w:val="0"/>
                  <w:bCs/>
                  <w:i/>
                  <w:iCs/>
                  <w:noProof/>
                  <w:color w:val="660E7A"/>
                </w:rPr>
                <w:delText>calendarHTML</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000000"/>
                </w:rPr>
                <w:br/>
                <w:delText xml:space="preserve">            </w:delText>
              </w:r>
              <w:r w:rsidR="00CA281C" w:rsidRPr="00205549" w:rsidDel="002C273A">
                <w:rPr>
                  <w:rFonts w:ascii="Consolas" w:eastAsia="Times New Roman" w:hAnsi="Consolas" w:cs="Courier New"/>
                  <w:b w:val="0"/>
                  <w:bCs/>
                  <w:noProof/>
                  <w:color w:val="660E7A"/>
                </w:rPr>
                <w:delText>document</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noProof/>
                  <w:color w:val="7A7A43"/>
                </w:rPr>
                <w:delText>getElementById</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008000"/>
                </w:rPr>
                <w:delText>'calendarCode'</w:delText>
              </w:r>
              <w:r w:rsidR="00CA281C" w:rsidRPr="00205549" w:rsidDel="002C273A">
                <w:rPr>
                  <w:rFonts w:ascii="Consolas" w:eastAsia="Times New Roman" w:hAnsi="Consolas" w:cs="Courier New"/>
                  <w:noProof/>
                  <w:color w:val="000000"/>
                </w:rPr>
                <w:delText>).</w:delText>
              </w:r>
              <w:r w:rsidR="00CA281C" w:rsidRPr="00205549" w:rsidDel="002C273A">
                <w:rPr>
                  <w:rFonts w:ascii="Consolas" w:eastAsia="Times New Roman" w:hAnsi="Consolas" w:cs="Courier New"/>
                  <w:b w:val="0"/>
                  <w:bCs/>
                  <w:noProof/>
                  <w:color w:val="660E7A"/>
                </w:rPr>
                <w:delText xml:space="preserve">innerText </w:delText>
              </w:r>
              <w:r w:rsidR="00CA281C" w:rsidRPr="00205549" w:rsidDel="002C273A">
                <w:rPr>
                  <w:rFonts w:ascii="Consolas" w:eastAsia="Times New Roman" w:hAnsi="Consolas" w:cs="Courier New"/>
                  <w:noProof/>
                  <w:color w:val="000000"/>
                </w:rPr>
                <w:delText xml:space="preserve">= </w:delText>
              </w:r>
              <w:r w:rsidR="00CA281C" w:rsidRPr="00205549" w:rsidDel="002C273A">
                <w:rPr>
                  <w:rFonts w:ascii="Consolas" w:eastAsia="Times New Roman" w:hAnsi="Consolas" w:cs="Courier New"/>
                  <w:b w:val="0"/>
                  <w:bCs/>
                  <w:i/>
                  <w:iCs/>
                  <w:noProof/>
                  <w:color w:val="660E7A"/>
                </w:rPr>
                <w:delText>calendarHTML</w:delText>
              </w:r>
              <w:r w:rsidR="00CA281C" w:rsidRPr="00205549" w:rsidDel="002C273A">
                <w:rPr>
                  <w:rFonts w:ascii="Consolas" w:eastAsia="Times New Roman" w:hAnsi="Consolas" w:cs="Courier New"/>
                  <w:b w:val="0"/>
                  <w:bCs/>
                  <w:noProof/>
                  <w:color w:val="008000"/>
                </w:rPr>
                <w:delText xml:space="preserve">" </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&lt;</w:delText>
              </w:r>
              <w:r w:rsidR="00CA281C" w:rsidRPr="00205549" w:rsidDel="002C273A">
                <w:rPr>
                  <w:rFonts w:ascii="Consolas" w:eastAsia="Times New Roman" w:hAnsi="Consolas" w:cs="Courier New"/>
                  <w:b w:val="0"/>
                  <w:bCs/>
                  <w:noProof/>
                  <w:color w:val="000080"/>
                </w:rPr>
                <w:delText xml:space="preserve">div </w:delText>
              </w:r>
              <w:r w:rsidR="00CA281C" w:rsidRPr="00205549" w:rsidDel="002C273A">
                <w:rPr>
                  <w:rFonts w:ascii="Consolas" w:eastAsia="Times New Roman" w:hAnsi="Consolas" w:cs="Courier New"/>
                  <w:noProof/>
                  <w:color w:val="000000"/>
                </w:rPr>
                <w:delText>class=</w:delText>
              </w:r>
              <w:r w:rsidR="00CA281C" w:rsidRPr="00205549" w:rsidDel="002C273A">
                <w:rPr>
                  <w:rFonts w:ascii="Consolas" w:eastAsia="Times New Roman" w:hAnsi="Consolas" w:cs="Courier New"/>
                  <w:b w:val="0"/>
                  <w:bCs/>
                  <w:noProof/>
                  <w:color w:val="008000"/>
                </w:rPr>
                <w:delText>"title"</w:delText>
              </w:r>
              <w:r w:rsidR="00CA281C" w:rsidRPr="00205549" w:rsidDel="002C273A">
                <w:rPr>
                  <w:rFonts w:ascii="Consolas" w:eastAsia="Times New Roman" w:hAnsi="Consolas" w:cs="Courier New"/>
                  <w:noProof/>
                  <w:color w:val="000000"/>
                </w:rPr>
                <w:delText>&gt;Calendar:&lt;/</w:delText>
              </w:r>
              <w:r w:rsidR="00CA281C" w:rsidRPr="00205549" w:rsidDel="002C273A">
                <w:rPr>
                  <w:rFonts w:ascii="Consolas" w:eastAsia="Times New Roman" w:hAnsi="Consolas" w:cs="Courier New"/>
                  <w:b w:val="0"/>
                  <w:bCs/>
                  <w:noProof/>
                  <w:color w:val="000080"/>
                </w:rPr>
                <w:delText>div</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&lt;</w:delText>
              </w:r>
              <w:r w:rsidR="00CA281C" w:rsidRPr="00205549" w:rsidDel="002C273A">
                <w:rPr>
                  <w:rFonts w:ascii="Consolas" w:eastAsia="Times New Roman" w:hAnsi="Consolas" w:cs="Courier New"/>
                  <w:b w:val="0"/>
                  <w:bCs/>
                  <w:noProof/>
                  <w:color w:val="000080"/>
                </w:rPr>
                <w:delText xml:space="preserve">div </w:delText>
              </w:r>
              <w:r w:rsidR="00CA281C" w:rsidRPr="00205549" w:rsidDel="002C273A">
                <w:rPr>
                  <w:rFonts w:ascii="Consolas" w:eastAsia="Times New Roman" w:hAnsi="Consolas" w:cs="Courier New"/>
                  <w:noProof/>
                  <w:color w:val="000000"/>
                </w:rPr>
                <w:delText>id=</w:delText>
              </w:r>
              <w:r w:rsidR="00CA281C" w:rsidRPr="00205549" w:rsidDel="002C273A">
                <w:rPr>
                  <w:rFonts w:ascii="Consolas" w:eastAsia="Times New Roman" w:hAnsi="Consolas" w:cs="Courier New"/>
                  <w:b w:val="0"/>
                  <w:bCs/>
                  <w:noProof/>
                  <w:color w:val="008000"/>
                </w:rPr>
                <w:delText>"calendar"</w:delText>
              </w:r>
              <w:r w:rsidR="00CA281C" w:rsidRPr="00205549" w:rsidDel="002C273A">
                <w:rPr>
                  <w:rFonts w:ascii="Consolas" w:eastAsia="Times New Roman" w:hAnsi="Consolas" w:cs="Courier New"/>
                  <w:noProof/>
                  <w:color w:val="000000"/>
                </w:rPr>
                <w:delText>&gt;Calendar will be shown here&lt;/</w:delText>
              </w:r>
              <w:r w:rsidR="00CA281C" w:rsidRPr="00205549" w:rsidDel="002C273A">
                <w:rPr>
                  <w:rFonts w:ascii="Consolas" w:eastAsia="Times New Roman" w:hAnsi="Consolas" w:cs="Courier New"/>
                  <w:b w:val="0"/>
                  <w:bCs/>
                  <w:noProof/>
                  <w:color w:val="000080"/>
                </w:rPr>
                <w:delText>div</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&lt;</w:delText>
              </w:r>
              <w:r w:rsidR="00CA281C" w:rsidRPr="00205549" w:rsidDel="002C273A">
                <w:rPr>
                  <w:rFonts w:ascii="Consolas" w:eastAsia="Times New Roman" w:hAnsi="Consolas" w:cs="Courier New"/>
                  <w:b w:val="0"/>
                  <w:bCs/>
                  <w:noProof/>
                  <w:color w:val="000080"/>
                </w:rPr>
                <w:delText xml:space="preserve">div </w:delText>
              </w:r>
              <w:r w:rsidR="00CA281C" w:rsidRPr="00205549" w:rsidDel="002C273A">
                <w:rPr>
                  <w:rFonts w:ascii="Consolas" w:eastAsia="Times New Roman" w:hAnsi="Consolas" w:cs="Courier New"/>
                  <w:noProof/>
                  <w:color w:val="000000"/>
                </w:rPr>
                <w:delText>class=</w:delText>
              </w:r>
              <w:r w:rsidR="00CA281C" w:rsidRPr="00205549" w:rsidDel="002C273A">
                <w:rPr>
                  <w:rFonts w:ascii="Consolas" w:eastAsia="Times New Roman" w:hAnsi="Consolas" w:cs="Courier New"/>
                  <w:b w:val="0"/>
                  <w:bCs/>
                  <w:noProof/>
                  <w:color w:val="008000"/>
                </w:rPr>
                <w:delText>"title"</w:delText>
              </w:r>
              <w:r w:rsidR="00CA281C" w:rsidRPr="00205549" w:rsidDel="002C273A">
                <w:rPr>
                  <w:rFonts w:ascii="Consolas" w:eastAsia="Times New Roman" w:hAnsi="Consolas" w:cs="Courier New"/>
                  <w:noProof/>
                  <w:color w:val="000000"/>
                </w:rPr>
                <w:delText>&gt;HTML:&lt;/</w:delText>
              </w:r>
              <w:r w:rsidR="00CA281C" w:rsidRPr="00205549" w:rsidDel="002C273A">
                <w:rPr>
                  <w:rFonts w:ascii="Consolas" w:eastAsia="Times New Roman" w:hAnsi="Consolas" w:cs="Courier New"/>
                  <w:b w:val="0"/>
                  <w:bCs/>
                  <w:noProof/>
                  <w:color w:val="000080"/>
                </w:rPr>
                <w:delText>div</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 xml:space="preserve">    &lt;</w:delText>
              </w:r>
              <w:r w:rsidR="00CA281C" w:rsidRPr="00205549" w:rsidDel="002C273A">
                <w:rPr>
                  <w:rFonts w:ascii="Consolas" w:eastAsia="Times New Roman" w:hAnsi="Consolas" w:cs="Courier New"/>
                  <w:b w:val="0"/>
                  <w:bCs/>
                  <w:noProof/>
                  <w:color w:val="000080"/>
                </w:rPr>
                <w:delText xml:space="preserve">textarea </w:delText>
              </w:r>
              <w:r w:rsidR="00CA281C" w:rsidRPr="00205549" w:rsidDel="002C273A">
                <w:rPr>
                  <w:rFonts w:ascii="Consolas" w:eastAsia="Times New Roman" w:hAnsi="Consolas" w:cs="Courier New"/>
                  <w:noProof/>
                  <w:color w:val="000000"/>
                </w:rPr>
                <w:delText>rows=</w:delText>
              </w:r>
              <w:r w:rsidR="00CA281C" w:rsidRPr="00205549" w:rsidDel="002C273A">
                <w:rPr>
                  <w:rFonts w:ascii="Consolas" w:eastAsia="Times New Roman" w:hAnsi="Consolas" w:cs="Courier New"/>
                  <w:b w:val="0"/>
                  <w:bCs/>
                  <w:noProof/>
                  <w:color w:val="008000"/>
                </w:rPr>
                <w:delText xml:space="preserve">"12" </w:delText>
              </w:r>
              <w:r w:rsidR="00CA281C" w:rsidRPr="00205549" w:rsidDel="002C273A">
                <w:rPr>
                  <w:rFonts w:ascii="Consolas" w:eastAsia="Times New Roman" w:hAnsi="Consolas" w:cs="Courier New"/>
                  <w:noProof/>
                  <w:color w:val="000000"/>
                </w:rPr>
                <w:delText>id=</w:delText>
              </w:r>
              <w:r w:rsidR="00CA281C" w:rsidRPr="00205549" w:rsidDel="002C273A">
                <w:rPr>
                  <w:rFonts w:ascii="Consolas" w:eastAsia="Times New Roman" w:hAnsi="Consolas" w:cs="Courier New"/>
                  <w:b w:val="0"/>
                  <w:bCs/>
                  <w:noProof/>
                  <w:color w:val="008000"/>
                </w:rPr>
                <w:delText>"calendarCode"</w:delText>
              </w:r>
              <w:r w:rsidR="00CA281C" w:rsidRPr="00205549" w:rsidDel="002C273A">
                <w:rPr>
                  <w:rFonts w:ascii="Consolas" w:eastAsia="Times New Roman" w:hAnsi="Consolas" w:cs="Courier New"/>
                  <w:noProof/>
                  <w:color w:val="000000"/>
                </w:rPr>
                <w:delText>&gt;&lt;/</w:delText>
              </w:r>
              <w:r w:rsidR="00CA281C" w:rsidRPr="00205549" w:rsidDel="002C273A">
                <w:rPr>
                  <w:rFonts w:ascii="Consolas" w:eastAsia="Times New Roman" w:hAnsi="Consolas" w:cs="Courier New"/>
                  <w:b w:val="0"/>
                  <w:bCs/>
                  <w:noProof/>
                  <w:color w:val="000080"/>
                </w:rPr>
                <w:delText>textarea</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delText>&lt;/</w:delText>
              </w:r>
              <w:r w:rsidR="00CA281C" w:rsidRPr="00205549" w:rsidDel="002C273A">
                <w:rPr>
                  <w:rFonts w:ascii="Consolas" w:eastAsia="Times New Roman" w:hAnsi="Consolas" w:cs="Courier New"/>
                  <w:b w:val="0"/>
                  <w:bCs/>
                  <w:noProof/>
                  <w:color w:val="000080"/>
                </w:rPr>
                <w:delText>body</w:delText>
              </w:r>
              <w:r w:rsidR="00CA281C" w:rsidRPr="00205549" w:rsidDel="002C273A">
                <w:rPr>
                  <w:rFonts w:ascii="Consolas" w:eastAsia="Times New Roman" w:hAnsi="Consolas" w:cs="Courier New"/>
                  <w:noProof/>
                  <w:color w:val="000000"/>
                </w:rPr>
                <w:delText>&gt;</w:delText>
              </w:r>
              <w:r w:rsidR="00CA281C" w:rsidRPr="00205549" w:rsidDel="002C273A">
                <w:rPr>
                  <w:rFonts w:ascii="Consolas" w:eastAsia="Times New Roman" w:hAnsi="Consolas" w:cs="Courier New"/>
                  <w:noProof/>
                  <w:color w:val="000000"/>
                </w:rPr>
                <w:br/>
              </w:r>
              <w:r w:rsidR="00CA281C" w:rsidRPr="00205549" w:rsidDel="002C273A">
                <w:rPr>
                  <w:rFonts w:ascii="Consolas" w:eastAsia="Times New Roman" w:hAnsi="Consolas" w:cs="Courier New"/>
                  <w:noProof/>
                  <w:color w:val="000000"/>
                </w:rPr>
                <w:br/>
                <w:delText>&lt;/</w:delText>
              </w:r>
              <w:r w:rsidR="00CA281C" w:rsidRPr="00205549" w:rsidDel="002C273A">
                <w:rPr>
                  <w:rFonts w:ascii="Consolas" w:eastAsia="Times New Roman" w:hAnsi="Consolas" w:cs="Courier New"/>
                  <w:b w:val="0"/>
                  <w:bCs/>
                  <w:noProof/>
                  <w:color w:val="000080"/>
                </w:rPr>
                <w:delText>html</w:delText>
              </w:r>
              <w:r w:rsidR="00CA281C" w:rsidRPr="00205549" w:rsidDel="002C273A">
                <w:rPr>
                  <w:rFonts w:ascii="Consolas" w:eastAsia="Times New Roman" w:hAnsi="Consolas" w:cs="Courier New"/>
                  <w:noProof/>
                  <w:color w:val="000000"/>
                </w:rPr>
                <w:delText>&gt;</w:delText>
              </w:r>
            </w:del>
          </w:p>
        </w:tc>
      </w:tr>
    </w:tbl>
    <w:p w:rsidR="002C273A" w:rsidRDefault="002C273A">
      <w:pPr>
        <w:pStyle w:val="Heading3"/>
        <w:rPr>
          <w:ins w:id="1615" w:author="Valentin Dimitrov" w:date="2017-07-11T12:33:00Z"/>
        </w:rPr>
        <w:pPrChange w:id="1616" w:author="Valentin Dimitrov" w:date="2017-07-11T12:32:00Z">
          <w:pPr/>
        </w:pPrChange>
      </w:pPr>
      <w:ins w:id="1617" w:author="Valentin Dimitrov" w:date="2017-07-11T12:32:00Z">
        <w:r>
          <w:t>Nations Power</w:t>
        </w:r>
      </w:ins>
    </w:p>
    <w:p w:rsidR="002C273A" w:rsidRDefault="002C273A">
      <w:pPr>
        <w:rPr>
          <w:ins w:id="1618" w:author="Valentin Dimitrov" w:date="2017-07-11T12:34:00Z"/>
        </w:rPr>
      </w:pPr>
      <w:ins w:id="1619" w:author="Valentin Dimitrov" w:date="2017-07-11T12:33:00Z">
        <w:r>
          <w:t xml:space="preserve">Since we already have a method by which we can get each Benders power we can </w:t>
        </w:r>
        <w:r w:rsidRPr="0064507C">
          <w:rPr>
            <w:b/>
            <w:rPrChange w:id="1620" w:author="Valentin Dimitrov" w:date="2017-07-11T12:55:00Z">
              <w:rPr/>
            </w:rPrChange>
          </w:rPr>
          <w:t>provide</w:t>
        </w:r>
        <w:r>
          <w:t xml:space="preserve"> our </w:t>
        </w:r>
        <w:r w:rsidRPr="0064507C">
          <w:rPr>
            <w:b/>
            <w:rPrChange w:id="1621" w:author="Valentin Dimitrov" w:date="2017-07-11T12:55:00Z">
              <w:rPr/>
            </w:rPrChange>
          </w:rPr>
          <w:t>nations</w:t>
        </w:r>
        <w:r>
          <w:t xml:space="preserve"> with another </w:t>
        </w:r>
        <w:r w:rsidRPr="0064507C">
          <w:rPr>
            <w:b/>
            <w:rPrChange w:id="1622" w:author="Valentin Dimitrov" w:date="2017-07-11T12:55:00Z">
              <w:rPr/>
            </w:rPrChange>
          </w:rPr>
          <w:t>method</w:t>
        </w:r>
        <w:r>
          <w:t xml:space="preserve"> which will actually </w:t>
        </w:r>
        <w:r w:rsidRPr="0064507C">
          <w:rPr>
            <w:b/>
            <w:rPrChange w:id="1623" w:author="Valentin Dimitrov" w:date="2017-07-11T12:55:00Z">
              <w:rPr/>
            </w:rPrChange>
          </w:rPr>
          <w:t>calculate the total power</w:t>
        </w:r>
        <w:r>
          <w:t xml:space="preserve"> of all Benders.</w:t>
        </w:r>
      </w:ins>
    </w:p>
    <w:p w:rsidR="006F0F9A" w:rsidRDefault="00CD3C4E">
      <w:pPr>
        <w:rPr>
          <w:ins w:id="1624" w:author="Valentin Dimitrov" w:date="2017-07-11T12:38:00Z"/>
        </w:rPr>
      </w:pPr>
      <w:ins w:id="1625" w:author="Valentin Dimitrov" w:date="2017-07-11T12:36:00Z">
        <w:r>
          <w:rPr>
            <w:noProof/>
          </w:rPr>
          <w:lastRenderedPageBreak/>
          <w:drawing>
            <wp:inline distT="0" distB="0" distL="0" distR="0" wp14:anchorId="1AE1952B" wp14:editId="1C17826F">
              <wp:extent cx="481965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2419350"/>
                      </a:xfrm>
                      <a:prstGeom prst="rect">
                        <a:avLst/>
                      </a:prstGeom>
                    </pic:spPr>
                  </pic:pic>
                </a:graphicData>
              </a:graphic>
            </wp:inline>
          </w:drawing>
        </w:r>
      </w:ins>
    </w:p>
    <w:p w:rsidR="009F22B5" w:rsidRDefault="009F22B5">
      <w:pPr>
        <w:pStyle w:val="Heading3"/>
        <w:rPr>
          <w:ins w:id="1626" w:author="Valentin Dimitrov" w:date="2017-07-11T12:43:00Z"/>
        </w:rPr>
        <w:pPrChange w:id="1627" w:author="Valentin Dimitrov" w:date="2017-07-11T12:43:00Z">
          <w:pPr/>
        </w:pPrChange>
      </w:pPr>
      <w:ins w:id="1628" w:author="Valentin Dimitrov" w:date="2017-07-11T12:43:00Z">
        <w:r>
          <w:t>Monuments</w:t>
        </w:r>
      </w:ins>
      <w:ins w:id="1629" w:author="Valentin Dimitrov" w:date="2017-07-11T12:58:00Z">
        <w:r w:rsidR="00EF1F41">
          <w:t xml:space="preserve"> Power Increase</w:t>
        </w:r>
      </w:ins>
    </w:p>
    <w:p w:rsidR="00250335" w:rsidRDefault="0064507C">
      <w:pPr>
        <w:rPr>
          <w:ins w:id="1630" w:author="Valentin Dimitrov" w:date="2017-07-11T13:03:00Z"/>
        </w:rPr>
      </w:pPr>
      <w:ins w:id="1631" w:author="Valentin Dimitrov" w:date="2017-07-11T12:51:00Z">
        <w:r>
          <w:t>The Monuments have the ability to increase a nations total pow</w:t>
        </w:r>
      </w:ins>
      <w:ins w:id="1632" w:author="Valentin Dimitrov" w:date="2017-07-11T12:52:00Z">
        <w:r>
          <w:t xml:space="preserve">er. </w:t>
        </w:r>
      </w:ins>
      <w:ins w:id="1633" w:author="Valentin Dimitrov" w:date="2017-07-11T12:53:00Z">
        <w:r>
          <w:t>Of course each natio</w:t>
        </w:r>
        <w:r w:rsidR="0068169D">
          <w:t xml:space="preserve">n could be influenced only by </w:t>
        </w:r>
        <w:r w:rsidR="002B7BB1">
          <w:t>M</w:t>
        </w:r>
        <w:r>
          <w:t>onuments of the same type</w:t>
        </w:r>
      </w:ins>
      <w:ins w:id="1634" w:author="Valentin Dimitrov" w:date="2017-07-11T12:56:00Z">
        <w:r w:rsidR="0068169D">
          <w:t xml:space="preserve"> (e.g. air nation – air monument)</w:t>
        </w:r>
      </w:ins>
      <w:ins w:id="1635" w:author="Valentin Dimitrov" w:date="2017-07-11T12:53:00Z">
        <w:r>
          <w:t xml:space="preserve">. A nations total power is </w:t>
        </w:r>
        <w:r w:rsidRPr="00EF1F41">
          <w:rPr>
            <w:b/>
            <w:rPrChange w:id="1636" w:author="Valentin Dimitrov" w:date="2017-07-11T12:58:00Z">
              <w:rPr/>
            </w:rPrChange>
          </w:rPr>
          <w:t>increased</w:t>
        </w:r>
        <w:r>
          <w:t xml:space="preserve"> </w:t>
        </w:r>
      </w:ins>
      <w:ins w:id="1637" w:author="Valentin Dimitrov" w:date="2017-07-11T12:56:00Z">
        <w:r w:rsidR="0054398F">
          <w:t xml:space="preserve">by a </w:t>
        </w:r>
        <w:r w:rsidR="0054398F" w:rsidRPr="002B7BB1">
          <w:rPr>
            <w:b/>
            <w:rPrChange w:id="1638" w:author="Valentin Dimitrov" w:date="2017-07-11T12:58:00Z">
              <w:rPr/>
            </w:rPrChange>
          </w:rPr>
          <w:t>percentage</w:t>
        </w:r>
        <w:r w:rsidR="0054398F">
          <w:t xml:space="preserve"> which is the </w:t>
        </w:r>
        <w:r w:rsidR="0054398F" w:rsidRPr="002B7BB1">
          <w:rPr>
            <w:b/>
            <w:rPrChange w:id="1639" w:author="Valentin Dimitrov" w:date="2017-07-11T12:58:00Z">
              <w:rPr/>
            </w:rPrChange>
          </w:rPr>
          <w:t>sum</w:t>
        </w:r>
        <w:r w:rsidR="0054398F">
          <w:t xml:space="preserve"> of </w:t>
        </w:r>
      </w:ins>
      <w:ins w:id="1640" w:author="Valentin Dimitrov" w:date="2017-07-11T12:57:00Z">
        <w:r w:rsidR="00E31266">
          <w:t xml:space="preserve">the </w:t>
        </w:r>
        <w:r w:rsidR="00E31266" w:rsidRPr="002B7BB1">
          <w:rPr>
            <w:b/>
            <w:rPrChange w:id="1641" w:author="Valentin Dimitrov" w:date="2017-07-11T12:58:00Z">
              <w:rPr/>
            </w:rPrChange>
          </w:rPr>
          <w:t>affinities</w:t>
        </w:r>
        <w:r w:rsidR="0054398F">
          <w:t xml:space="preserve"> of all </w:t>
        </w:r>
      </w:ins>
      <w:ins w:id="1642" w:author="Valentin Dimitrov" w:date="2017-07-11T12:58:00Z">
        <w:r w:rsidR="00E31266">
          <w:t xml:space="preserve">present </w:t>
        </w:r>
        <w:r w:rsidR="002B7BB1">
          <w:t>M</w:t>
        </w:r>
      </w:ins>
      <w:ins w:id="1643" w:author="Valentin Dimitrov" w:date="2017-07-11T12:57:00Z">
        <w:r w:rsidR="0054398F">
          <w:t>onuments of the needed</w:t>
        </w:r>
      </w:ins>
      <w:ins w:id="1644" w:author="Valentin Dimitrov" w:date="2017-07-11T12:58:00Z">
        <w:r w:rsidR="00E31266">
          <w:t xml:space="preserve"> type</w:t>
        </w:r>
      </w:ins>
      <w:ins w:id="1645" w:author="Valentin Dimitrov" w:date="2017-07-11T12:57:00Z">
        <w:r w:rsidR="0054398F">
          <w:t>.</w:t>
        </w:r>
      </w:ins>
      <w:ins w:id="1646" w:author="Valentin Dimitrov" w:date="2017-07-11T12:59:00Z">
        <w:r w:rsidR="002F5188">
          <w:t xml:space="preserve"> </w:t>
        </w:r>
      </w:ins>
      <w:ins w:id="1647" w:author="Valentin Dimitrov" w:date="2017-07-11T13:00:00Z">
        <w:r w:rsidR="00AF1133">
          <w:t xml:space="preserve">Yeah, read it again, you will get it. </w:t>
        </w:r>
      </w:ins>
      <w:ins w:id="1648" w:author="Valentin Dimitrov" w:date="2017-07-11T13:01:00Z">
        <w:r w:rsidR="00AF1133">
          <w:t>It could be wise to store the different monuments directly in the different nations</w:t>
        </w:r>
      </w:ins>
      <w:ins w:id="1649" w:author="Valentin Dimitrov" w:date="2017-07-11T13:02:00Z">
        <w:r w:rsidR="00AF1133">
          <w:t xml:space="preserve"> and the just modify the </w:t>
        </w:r>
        <w:r w:rsidR="00AF1133" w:rsidRPr="00AF1133">
          <w:rPr>
            <w:rFonts w:ascii="Consolas" w:hAnsi="Consolas"/>
            <w:b/>
            <w:noProof/>
            <w:rPrChange w:id="1650" w:author="Valentin Dimitrov" w:date="2017-07-11T13:02:00Z">
              <w:rPr/>
            </w:rPrChange>
          </w:rPr>
          <w:t>GetTotalPower()</w:t>
        </w:r>
        <w:r w:rsidR="00AF1133">
          <w:t xml:space="preserve"> method of the </w:t>
        </w:r>
        <w:r w:rsidR="00AF1133" w:rsidRPr="00AF1133">
          <w:rPr>
            <w:b/>
            <w:rPrChange w:id="1651" w:author="Valentin Dimitrov" w:date="2017-07-11T13:02:00Z">
              <w:rPr/>
            </w:rPrChange>
          </w:rPr>
          <w:t>Nation</w:t>
        </w:r>
        <w:r w:rsidR="00AF1133">
          <w:t xml:space="preserve"> </w:t>
        </w:r>
        <w:r w:rsidR="00AF1133" w:rsidRPr="00AF1133">
          <w:rPr>
            <w:b/>
            <w:rPrChange w:id="1652" w:author="Valentin Dimitrov" w:date="2017-07-11T13:02:00Z">
              <w:rPr/>
            </w:rPrChange>
          </w:rPr>
          <w:t>class</w:t>
        </w:r>
        <w:r w:rsidR="00AF1133">
          <w:t>.</w:t>
        </w:r>
      </w:ins>
    </w:p>
    <w:p w:rsidR="00250335" w:rsidRDefault="00250335">
      <w:pPr>
        <w:rPr>
          <w:ins w:id="1653" w:author="Valentin Dimitrov" w:date="2017-07-11T13:07:00Z"/>
        </w:rPr>
      </w:pPr>
      <w:ins w:id="1654" w:author="Valentin Dimitrov" w:date="2017-07-11T13:03:00Z">
        <w:r>
          <w:tab/>
          <w:t xml:space="preserve">Let’s first add one more filed in the Nation class </w:t>
        </w:r>
      </w:ins>
      <w:ins w:id="1655" w:author="Valentin Dimitrov" w:date="2017-07-11T13:07:00Z">
        <w:r>
          <w:t>which will hold all the monument</w:t>
        </w:r>
      </w:ins>
      <w:ins w:id="1656" w:author="Valentin Dimitrov" w:date="2017-07-11T13:11:00Z">
        <w:r w:rsidR="0006465A">
          <w:t>. Don’t forget to ini</w:t>
        </w:r>
      </w:ins>
      <w:ins w:id="1657" w:author="Valentin Dimitrov" w:date="2017-07-11T13:12:00Z">
        <w:r w:rsidR="0006465A">
          <w:t>tia</w:t>
        </w:r>
      </w:ins>
      <w:ins w:id="1658" w:author="Valentin Dimitrov" w:date="2017-07-11T13:11:00Z">
        <w:r w:rsidR="0006465A">
          <w:t>lize it in the constructor with an empty list</w:t>
        </w:r>
      </w:ins>
      <w:ins w:id="1659" w:author="Valentin Dimitrov" w:date="2017-07-11T13:07:00Z">
        <w:r>
          <w:t>:</w:t>
        </w:r>
      </w:ins>
    </w:p>
    <w:p w:rsidR="00250335" w:rsidRDefault="00250335">
      <w:pPr>
        <w:rPr>
          <w:ins w:id="1660" w:author="Valentin Dimitrov" w:date="2017-07-11T13:08:00Z"/>
        </w:rPr>
      </w:pPr>
      <w:ins w:id="1661" w:author="Valentin Dimitrov" w:date="2017-07-11T13:08:00Z">
        <w:r>
          <w:rPr>
            <w:noProof/>
          </w:rPr>
          <w:drawing>
            <wp:inline distT="0" distB="0" distL="0" distR="0" wp14:anchorId="30C75908" wp14:editId="6E732BEE">
              <wp:extent cx="3038475" cy="40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8475" cy="409575"/>
                      </a:xfrm>
                      <a:prstGeom prst="rect">
                        <a:avLst/>
                      </a:prstGeom>
                    </pic:spPr>
                  </pic:pic>
                </a:graphicData>
              </a:graphic>
            </wp:inline>
          </w:drawing>
        </w:r>
        <w:r w:rsidDel="002C273A">
          <w:t xml:space="preserve"> </w:t>
        </w:r>
      </w:ins>
    </w:p>
    <w:p w:rsidR="00BC1CD5" w:rsidRDefault="00250335">
      <w:pPr>
        <w:rPr>
          <w:ins w:id="1662" w:author="Valentin Dimitrov" w:date="2017-07-11T13:17:00Z"/>
        </w:rPr>
      </w:pPr>
      <w:ins w:id="1663" w:author="Valentin Dimitrov" w:date="2017-07-11T13:08:00Z">
        <w:r>
          <w:t xml:space="preserve">The reason we store just </w:t>
        </w:r>
        <w:r w:rsidRPr="00250335">
          <w:rPr>
            <w:b/>
            <w:rPrChange w:id="1664" w:author="Valentin Dimitrov" w:date="2017-07-11T13:09:00Z">
              <w:rPr/>
            </w:rPrChange>
          </w:rPr>
          <w:t>Monument</w:t>
        </w:r>
        <w:r>
          <w:t xml:space="preserve"> inside </w:t>
        </w:r>
      </w:ins>
      <w:ins w:id="1665" w:author="Valentin Dimitrov" w:date="2017-07-11T13:09:00Z">
        <w:r>
          <w:t xml:space="preserve">is the same for which we store just Bender in the </w:t>
        </w:r>
        <w:r w:rsidR="006806EE">
          <w:t xml:space="preserve">other collection. But since we are going to need </w:t>
        </w:r>
      </w:ins>
      <w:ins w:id="1666" w:author="Valentin Dimitrov" w:date="2017-07-11T13:10:00Z">
        <w:r w:rsidR="006806EE">
          <w:t xml:space="preserve">every monuments affinity (which has a different name in every specific class) we will assign again </w:t>
        </w:r>
      </w:ins>
      <w:ins w:id="1667" w:author="Valentin Dimitrov" w:date="2017-07-11T13:11:00Z">
        <w:r w:rsidR="003D29C8">
          <w:t>an</w:t>
        </w:r>
      </w:ins>
      <w:ins w:id="1668" w:author="Valentin Dimitrov" w:date="2017-07-11T13:10:00Z">
        <w:r w:rsidR="006806EE">
          <w:t xml:space="preserve"> </w:t>
        </w:r>
        <w:r w:rsidR="006806EE" w:rsidRPr="002A6407">
          <w:rPr>
            <w:b/>
            <w:rPrChange w:id="1669" w:author="Valentin Dimitrov" w:date="2017-07-11T13:16:00Z">
              <w:rPr/>
            </w:rPrChange>
          </w:rPr>
          <w:t>abstract method</w:t>
        </w:r>
        <w:r w:rsidR="006806EE">
          <w:t xml:space="preserve"> in the </w:t>
        </w:r>
        <w:r w:rsidR="006806EE" w:rsidRPr="002A6407">
          <w:rPr>
            <w:b/>
            <w:rPrChange w:id="1670" w:author="Valentin Dimitrov" w:date="2017-07-11T13:16:00Z">
              <w:rPr/>
            </w:rPrChange>
          </w:rPr>
          <w:t>abstract Monument</w:t>
        </w:r>
        <w:r w:rsidR="006806EE">
          <w:t xml:space="preserve"> </w:t>
        </w:r>
        <w:r w:rsidR="006806EE" w:rsidRPr="002A6407">
          <w:rPr>
            <w:b/>
            <w:rPrChange w:id="1671" w:author="Valentin Dimitrov" w:date="2017-07-11T13:16:00Z">
              <w:rPr/>
            </w:rPrChange>
          </w:rPr>
          <w:t>class</w:t>
        </w:r>
        <w:r w:rsidR="006806EE">
          <w:t xml:space="preserve"> which will be </w:t>
        </w:r>
        <w:r w:rsidR="006806EE" w:rsidRPr="002A6407">
          <w:rPr>
            <w:b/>
            <w:rPrChange w:id="1672" w:author="Valentin Dimitrov" w:date="2017-07-11T13:16:00Z">
              <w:rPr/>
            </w:rPrChange>
          </w:rPr>
          <w:t>overridden</w:t>
        </w:r>
        <w:r w:rsidR="006806EE">
          <w:t xml:space="preserve"> </w:t>
        </w:r>
        <w:r w:rsidR="006806EE" w:rsidRPr="002A6407">
          <w:rPr>
            <w:b/>
            <w:rPrChange w:id="1673" w:author="Valentin Dimitrov" w:date="2017-07-11T13:16:00Z">
              <w:rPr/>
            </w:rPrChange>
          </w:rPr>
          <w:t>in</w:t>
        </w:r>
        <w:r w:rsidR="006806EE">
          <w:t xml:space="preserve"> the </w:t>
        </w:r>
        <w:r w:rsidR="006806EE" w:rsidRPr="002A6407">
          <w:rPr>
            <w:b/>
            <w:rPrChange w:id="1674" w:author="Valentin Dimitrov" w:date="2017-07-11T13:17:00Z">
              <w:rPr/>
            </w:rPrChange>
          </w:rPr>
          <w:t>inheriting classes</w:t>
        </w:r>
        <w:r w:rsidR="006806EE">
          <w:t xml:space="preserve"> and </w:t>
        </w:r>
        <w:r w:rsidR="006806EE" w:rsidRPr="006525F3">
          <w:rPr>
            <w:b/>
            <w:rPrChange w:id="1675" w:author="Valentin Dimitrov" w:date="2017-07-11T13:17:00Z">
              <w:rPr/>
            </w:rPrChange>
          </w:rPr>
          <w:t>give back</w:t>
        </w:r>
        <w:r w:rsidR="006806EE">
          <w:t xml:space="preserve"> each monuments </w:t>
        </w:r>
      </w:ins>
      <w:ins w:id="1676" w:author="Valentin Dimitrov" w:date="2017-07-11T13:11:00Z">
        <w:r w:rsidR="006806EE">
          <w:t xml:space="preserve">specific </w:t>
        </w:r>
      </w:ins>
      <w:ins w:id="1677" w:author="Valentin Dimitrov" w:date="2017-07-11T13:10:00Z">
        <w:r w:rsidR="006806EE" w:rsidRPr="006525F3">
          <w:rPr>
            <w:b/>
            <w:rPrChange w:id="1678" w:author="Valentin Dimitrov" w:date="2017-07-11T13:17:00Z">
              <w:rPr/>
            </w:rPrChange>
          </w:rPr>
          <w:t>affinity</w:t>
        </w:r>
        <w:r w:rsidR="006806EE">
          <w:t>.</w:t>
        </w:r>
      </w:ins>
    </w:p>
    <w:p w:rsidR="00BC1CD5" w:rsidRDefault="00BC1CD5">
      <w:pPr>
        <w:rPr>
          <w:ins w:id="1679" w:author="Valentin Dimitrov" w:date="2017-07-11T13:12:00Z"/>
        </w:rPr>
      </w:pPr>
      <w:ins w:id="1680" w:author="Valentin Dimitrov" w:date="2017-07-11T13:17:00Z">
        <w:r>
          <w:rPr>
            <w:noProof/>
          </w:rPr>
          <w:drawing>
            <wp:inline distT="0" distB="0" distL="0" distR="0" wp14:anchorId="5D70D5EE" wp14:editId="4318E023">
              <wp:extent cx="365760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1381125"/>
                      </a:xfrm>
                      <a:prstGeom prst="rect">
                        <a:avLst/>
                      </a:prstGeom>
                    </pic:spPr>
                  </pic:pic>
                </a:graphicData>
              </a:graphic>
            </wp:inline>
          </w:drawing>
        </w:r>
      </w:ins>
    </w:p>
    <w:p w:rsidR="000D4882" w:rsidRDefault="000D4882">
      <w:pPr>
        <w:rPr>
          <w:ins w:id="1681" w:author="Valentin Dimitrov" w:date="2017-07-11T16:07:00Z"/>
        </w:rPr>
      </w:pPr>
      <w:ins w:id="1682" w:author="Valentin Dimitrov" w:date="2017-07-11T16:06:00Z">
        <w:r>
          <w:t>Then in every specific Monument class override the above method like this:</w:t>
        </w:r>
      </w:ins>
    </w:p>
    <w:p w:rsidR="000D4882" w:rsidRDefault="000D4882">
      <w:pPr>
        <w:rPr>
          <w:ins w:id="1683" w:author="Valentin Dimitrov" w:date="2017-07-11T16:06:00Z"/>
        </w:rPr>
      </w:pPr>
      <w:ins w:id="1684" w:author="Valentin Dimitrov" w:date="2017-07-11T16:07:00Z">
        <w:r>
          <w:rPr>
            <w:noProof/>
          </w:rPr>
          <w:drawing>
            <wp:inline distT="0" distB="0" distL="0" distR="0" wp14:anchorId="5BCF88D0" wp14:editId="19BDFB61">
              <wp:extent cx="5438775" cy="1647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8775" cy="1647825"/>
                      </a:xfrm>
                      <a:prstGeom prst="rect">
                        <a:avLst/>
                      </a:prstGeom>
                    </pic:spPr>
                  </pic:pic>
                </a:graphicData>
              </a:graphic>
            </wp:inline>
          </w:drawing>
        </w:r>
      </w:ins>
    </w:p>
    <w:p w:rsidR="003F0E6D" w:rsidRDefault="003F0E6D">
      <w:pPr>
        <w:rPr>
          <w:ins w:id="1685" w:author="Valentin Dimitrov" w:date="2017-07-11T16:07:00Z"/>
        </w:rPr>
      </w:pPr>
    </w:p>
    <w:p w:rsidR="00A91263" w:rsidRDefault="008063A4">
      <w:pPr>
        <w:rPr>
          <w:ins w:id="1686" w:author="Valentin Dimitrov" w:date="2017-07-11T16:23:00Z"/>
        </w:rPr>
      </w:pPr>
      <w:ins w:id="1687" w:author="Valentin Dimitrov" w:date="2017-07-11T16:21:00Z">
        <w:r>
          <w:t xml:space="preserve">Now is time to modify the </w:t>
        </w:r>
        <w:r w:rsidRPr="00B819A2">
          <w:rPr>
            <w:rFonts w:ascii="Consolas" w:hAnsi="Consolas"/>
            <w:b/>
            <w:noProof/>
          </w:rPr>
          <w:t>GetTotalPower()</w:t>
        </w:r>
        <w:r>
          <w:t xml:space="preserve"> method</w:t>
        </w:r>
      </w:ins>
      <w:ins w:id="1688" w:author="Valentin Dimitrov" w:date="2017-07-11T16:22:00Z">
        <w:r w:rsidR="00501D0C">
          <w:t xml:space="preserve"> so that includes the increase in power from the</w:t>
        </w:r>
      </w:ins>
      <w:ins w:id="1689" w:author="Valentin Dimitrov" w:date="2017-07-11T16:23:00Z">
        <w:r w:rsidR="00501D0C">
          <w:t xml:space="preserve"> Monuments</w:t>
        </w:r>
      </w:ins>
      <w:ins w:id="1690" w:author="Valentin Dimitrov" w:date="2017-07-11T16:21:00Z">
        <w:r>
          <w:t>:</w:t>
        </w:r>
      </w:ins>
    </w:p>
    <w:p w:rsidR="0024060C" w:rsidRDefault="00E07154">
      <w:pPr>
        <w:rPr>
          <w:ins w:id="1691" w:author="Valentin Dimitrov" w:date="2017-07-11T17:03:00Z"/>
        </w:rPr>
      </w:pPr>
      <w:ins w:id="1692" w:author="Valentin Dimitrov" w:date="2017-07-12T13:32:00Z">
        <w:r>
          <w:rPr>
            <w:noProof/>
          </w:rPr>
          <w:drawing>
            <wp:inline distT="0" distB="0" distL="0" distR="0" wp14:anchorId="1E997AB2" wp14:editId="071A5830">
              <wp:extent cx="6626225" cy="1495425"/>
              <wp:effectExtent l="0" t="0" r="317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1495425"/>
                      </a:xfrm>
                      <a:prstGeom prst="rect">
                        <a:avLst/>
                      </a:prstGeom>
                    </pic:spPr>
                  </pic:pic>
                </a:graphicData>
              </a:graphic>
            </wp:inline>
          </w:drawing>
        </w:r>
      </w:ins>
    </w:p>
    <w:p w:rsidR="00AC7CE6" w:rsidRDefault="002F66B4">
      <w:pPr>
        <w:pStyle w:val="Heading2"/>
        <w:rPr>
          <w:ins w:id="1693" w:author="Valentin Dimitrov" w:date="2017-07-11T17:05:00Z"/>
        </w:rPr>
        <w:pPrChange w:id="1694" w:author="Valentin Dimitrov" w:date="2017-07-11T17:03:00Z">
          <w:pPr/>
        </w:pPrChange>
      </w:pPr>
      <w:ins w:id="1695" w:author="Valentin Dimitrov" w:date="2017-07-11T17:05:00Z">
        <w:r>
          <w:t>Engine</w:t>
        </w:r>
      </w:ins>
    </w:p>
    <w:p w:rsidR="000A02BB" w:rsidRDefault="000A02BB">
      <w:pPr>
        <w:rPr>
          <w:ins w:id="1696" w:author="Valentin Dimitrov" w:date="2017-07-11T17:08:00Z"/>
        </w:rPr>
      </w:pPr>
      <w:ins w:id="1697" w:author="Valentin Dimitrov" w:date="2017-07-11T17:05:00Z">
        <w:r>
          <w:t>The Main method is not the best place to implement our Business Logic. Let</w:t>
        </w:r>
      </w:ins>
      <w:ins w:id="1698" w:author="Valentin Dimitrov" w:date="2017-07-11T17:06:00Z">
        <w:r>
          <w:t xml:space="preserve">’s create a new class which will </w:t>
        </w:r>
      </w:ins>
      <w:ins w:id="1699" w:author="Valentin Dimitrov" w:date="2017-07-11T17:07:00Z">
        <w:r>
          <w:t xml:space="preserve">process the main action – </w:t>
        </w:r>
        <w:r w:rsidRPr="000A02BB">
          <w:rPr>
            <w:b/>
            <w:rPrChange w:id="1700" w:author="Valentin Dimitrov" w:date="2017-07-11T17:07:00Z">
              <w:rPr/>
            </w:rPrChange>
          </w:rPr>
          <w:t>Engine</w:t>
        </w:r>
        <w:r>
          <w:t xml:space="preserve"> and just call its method </w:t>
        </w:r>
        <w:r w:rsidRPr="000A02BB">
          <w:rPr>
            <w:b/>
            <w:rPrChange w:id="1701" w:author="Valentin Dimitrov" w:date="2017-07-11T17:07:00Z">
              <w:rPr/>
            </w:rPrChange>
          </w:rPr>
          <w:t>Run</w:t>
        </w:r>
      </w:ins>
      <w:ins w:id="1702" w:author="Valentin Dimitrov" w:date="2017-07-11T17:08:00Z">
        <w:r>
          <w:rPr>
            <w:b/>
          </w:rPr>
          <w:t xml:space="preserve"> </w:t>
        </w:r>
        <w:r>
          <w:t>in the Main method</w:t>
        </w:r>
        <w:r w:rsidR="004A2A00">
          <w:t xml:space="preserve"> after calling an instance of it</w:t>
        </w:r>
      </w:ins>
      <w:ins w:id="1703" w:author="Valentin Dimitrov" w:date="2017-07-11T17:07:00Z">
        <w:r>
          <w:t>.</w:t>
        </w:r>
      </w:ins>
    </w:p>
    <w:p w:rsidR="0028205C" w:rsidRDefault="0028205C">
      <w:pPr>
        <w:rPr>
          <w:ins w:id="1704" w:author="Valentin Dimitrov" w:date="2017-07-11T17:09:00Z"/>
        </w:rPr>
      </w:pPr>
      <w:ins w:id="1705" w:author="Valentin Dimitrov" w:date="2017-07-11T17:08:00Z">
        <w:r>
          <w:rPr>
            <w:noProof/>
          </w:rPr>
          <w:drawing>
            <wp:inline distT="0" distB="0" distL="0" distR="0" wp14:anchorId="111E2799" wp14:editId="3326115E">
              <wp:extent cx="3581400" cy="1743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400" cy="1743075"/>
                      </a:xfrm>
                      <a:prstGeom prst="rect">
                        <a:avLst/>
                      </a:prstGeom>
                    </pic:spPr>
                  </pic:pic>
                </a:graphicData>
              </a:graphic>
            </wp:inline>
          </w:drawing>
        </w:r>
      </w:ins>
    </w:p>
    <w:p w:rsidR="00272139" w:rsidRDefault="002F66B4">
      <w:pPr>
        <w:ind w:firstLine="284"/>
        <w:rPr>
          <w:ins w:id="1706" w:author="Valentin Dimitrov" w:date="2017-07-11T18:15:00Z"/>
        </w:rPr>
        <w:pPrChange w:id="1707" w:author="Valentin Dimitrov" w:date="2017-07-11T23:48:00Z">
          <w:pPr/>
        </w:pPrChange>
      </w:pPr>
      <w:ins w:id="1708" w:author="Valentin Dimitrov" w:date="2017-07-11T17:09:00Z">
        <w:r>
          <w:t xml:space="preserve">Inside </w:t>
        </w:r>
      </w:ins>
      <w:ins w:id="1709" w:author="Valentin Dimitrov" w:date="2017-07-11T17:11:00Z">
        <w:r w:rsidR="00CC5F3F">
          <w:t xml:space="preserve">the Engine class we will </w:t>
        </w:r>
      </w:ins>
      <w:ins w:id="1710" w:author="Valentin Dimitrov" w:date="2017-07-11T17:12:00Z">
        <w:r w:rsidR="00CC5F3F">
          <w:t xml:space="preserve">implement the continuous reading of input commands. This is done in the </w:t>
        </w:r>
        <w:r w:rsidR="00CC5F3F" w:rsidRPr="00CC5F3F">
          <w:rPr>
            <w:b/>
            <w:rPrChange w:id="1711" w:author="Valentin Dimitrov" w:date="2017-07-11T17:12:00Z">
              <w:rPr/>
            </w:rPrChange>
          </w:rPr>
          <w:t>Run</w:t>
        </w:r>
        <w:r w:rsidR="00CC5F3F">
          <w:rPr>
            <w:b/>
          </w:rPr>
          <w:t xml:space="preserve"> method </w:t>
        </w:r>
      </w:ins>
      <w:ins w:id="1712" w:author="Valentin Dimitrov" w:date="2017-07-11T17:13:00Z">
        <w:r w:rsidR="00CC5F3F">
          <w:t xml:space="preserve">and we will just add one </w:t>
        </w:r>
        <w:r w:rsidR="00CC5F3F" w:rsidRPr="00CC5F3F">
          <w:t>helping</w:t>
        </w:r>
        <w:r w:rsidR="00CC5F3F">
          <w:t xml:space="preserve"> variable of type </w:t>
        </w:r>
        <w:r w:rsidR="00CC5F3F" w:rsidRPr="00CC5F3F">
          <w:rPr>
            <w:b/>
            <w:rPrChange w:id="1713" w:author="Valentin Dimitrov" w:date="2017-07-11T17:13:00Z">
              <w:rPr/>
            </w:rPrChange>
          </w:rPr>
          <w:t>bool</w:t>
        </w:r>
        <w:r w:rsidR="00CC5F3F">
          <w:rPr>
            <w:b/>
          </w:rPr>
          <w:t xml:space="preserve"> </w:t>
        </w:r>
        <w:r w:rsidR="00CC5F3F">
          <w:t xml:space="preserve">which will </w:t>
        </w:r>
        <w:r w:rsidR="00CC5F3F" w:rsidRPr="00CC5F3F">
          <w:rPr>
            <w:b/>
            <w:rPrChange w:id="1714" w:author="Valentin Dimitrov" w:date="2017-07-11T17:14:00Z">
              <w:rPr/>
            </w:rPrChange>
          </w:rPr>
          <w:t>indicate</w:t>
        </w:r>
        <w:r w:rsidR="00CC5F3F">
          <w:t xml:space="preserve"> when the reading of commands should be </w:t>
        </w:r>
        <w:r w:rsidR="00CC5F3F" w:rsidRPr="00CC5F3F">
          <w:rPr>
            <w:b/>
            <w:rPrChange w:id="1715" w:author="Valentin Dimitrov" w:date="2017-07-11T17:14:00Z">
              <w:rPr/>
            </w:rPrChange>
          </w:rPr>
          <w:t>terminated</w:t>
        </w:r>
      </w:ins>
      <w:ins w:id="1716" w:author="Valentin Dimitrov" w:date="2017-07-11T17:14:00Z">
        <w:r w:rsidR="00CC5F3F">
          <w:t xml:space="preserve"> (turn off the Engine)</w:t>
        </w:r>
      </w:ins>
      <w:ins w:id="1717" w:author="Valentin Dimitrov" w:date="2017-07-11T17:13:00Z">
        <w:r w:rsidR="00CC5F3F">
          <w:t>.</w:t>
        </w:r>
      </w:ins>
      <w:ins w:id="1718" w:author="Valentin Dimitrov" w:date="2017-07-11T18:15:00Z">
        <w:r w:rsidR="00AE153E">
          <w:t xml:space="preserve"> Initially we set it true in the constructor before the Run method is called.</w:t>
        </w:r>
      </w:ins>
    </w:p>
    <w:p w:rsidR="005544D1" w:rsidRDefault="00243B8D">
      <w:pPr>
        <w:rPr>
          <w:ins w:id="1719" w:author="Valentin Dimitrov" w:date="2017-07-11T17:15:00Z"/>
        </w:rPr>
      </w:pPr>
      <w:ins w:id="1720" w:author="Valentin Dimitrov" w:date="2017-07-11T18:32:00Z">
        <w:r>
          <w:rPr>
            <w:noProof/>
          </w:rPr>
          <w:drawing>
            <wp:inline distT="0" distB="0" distL="0" distR="0" wp14:anchorId="76CE1223" wp14:editId="292C7B1E">
              <wp:extent cx="5416541" cy="34528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0351" cy="3461687"/>
                      </a:xfrm>
                      <a:prstGeom prst="rect">
                        <a:avLst/>
                      </a:prstGeom>
                    </pic:spPr>
                  </pic:pic>
                </a:graphicData>
              </a:graphic>
            </wp:inline>
          </w:drawing>
        </w:r>
      </w:ins>
    </w:p>
    <w:p w:rsidR="00781077" w:rsidRDefault="00781077">
      <w:pPr>
        <w:ind w:firstLine="284"/>
        <w:rPr>
          <w:ins w:id="1721" w:author="Valentin Dimitrov" w:date="2017-07-11T17:17:00Z"/>
        </w:rPr>
        <w:pPrChange w:id="1722" w:author="Valentin Dimitrov" w:date="2017-07-11T23:47:00Z">
          <w:pPr/>
        </w:pPrChange>
      </w:pPr>
      <w:ins w:id="1723" w:author="Valentin Dimitrov" w:date="2017-07-11T17:15:00Z">
        <w:r>
          <w:lastRenderedPageBreak/>
          <w:t xml:space="preserve">As you will notice there are two helper methods </w:t>
        </w:r>
        <w:r w:rsidRPr="00781077">
          <w:rPr>
            <w:rFonts w:ascii="Consolas" w:hAnsi="Consolas"/>
            <w:b/>
            <w:noProof/>
            <w:rPrChange w:id="1724" w:author="Valentin Dimitrov" w:date="2017-07-11T17:16:00Z">
              <w:rPr/>
            </w:rPrChange>
          </w:rPr>
          <w:t>ReadInput()</w:t>
        </w:r>
        <w:r>
          <w:t xml:space="preserve"> and </w:t>
        </w:r>
        <w:r w:rsidRPr="00781077">
          <w:rPr>
            <w:rFonts w:ascii="Consolas" w:hAnsi="Consolas"/>
            <w:b/>
            <w:noProof/>
            <w:rPrChange w:id="1725" w:author="Valentin Dimitrov" w:date="2017-07-11T17:16:00Z">
              <w:rPr/>
            </w:rPrChange>
          </w:rPr>
          <w:t>ParseInput()</w:t>
        </w:r>
      </w:ins>
      <w:ins w:id="1726" w:author="Valentin Dimitrov" w:date="2017-07-11T17:16:00Z">
        <w:r>
          <w:t xml:space="preserve"> </w:t>
        </w:r>
      </w:ins>
      <w:ins w:id="1727" w:author="Valentin Dimitrov" w:date="2017-07-11T17:15:00Z">
        <w:r>
          <w:t>which just make our code more easily readable:</w:t>
        </w:r>
      </w:ins>
    </w:p>
    <w:p w:rsidR="002D4167" w:rsidRDefault="002D4167">
      <w:pPr>
        <w:rPr>
          <w:ins w:id="1728" w:author="Valentin Dimitrov" w:date="2017-07-11T17:15:00Z"/>
        </w:rPr>
      </w:pPr>
      <w:ins w:id="1729" w:author="Valentin Dimitrov" w:date="2017-07-11T17:17:00Z">
        <w:r>
          <w:rPr>
            <w:noProof/>
          </w:rPr>
          <w:drawing>
            <wp:inline distT="0" distB="0" distL="0" distR="0" wp14:anchorId="640F44AF" wp14:editId="24E6A7FA">
              <wp:extent cx="2292824" cy="76178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157" cy="765883"/>
                      </a:xfrm>
                      <a:prstGeom prst="rect">
                        <a:avLst/>
                      </a:prstGeom>
                    </pic:spPr>
                  </pic:pic>
                </a:graphicData>
              </a:graphic>
            </wp:inline>
          </w:drawing>
        </w:r>
      </w:ins>
    </w:p>
    <w:p w:rsidR="00781077" w:rsidRDefault="00FA6EE0">
      <w:pPr>
        <w:rPr>
          <w:ins w:id="1730" w:author="Valentin Dimitrov" w:date="2017-07-11T18:18:00Z"/>
        </w:rPr>
      </w:pPr>
      <w:ins w:id="1731" w:author="Valentin Dimitrov" w:date="2017-07-11T18:18:00Z">
        <w:r>
          <w:tab/>
          <w:t>There is a reason why we give back the elements of the input command in list instead of just an array but you will see this in a while.</w:t>
        </w:r>
      </w:ins>
    </w:p>
    <w:p w:rsidR="00125581" w:rsidRDefault="00FA6EE0">
      <w:pPr>
        <w:rPr>
          <w:ins w:id="1732" w:author="Valentin Dimitrov" w:date="2017-07-11T18:30:00Z"/>
        </w:rPr>
      </w:pPr>
      <w:ins w:id="1733" w:author="Valentin Dimitrov" w:date="2017-07-11T18:19:00Z">
        <w:r>
          <w:rPr>
            <w:noProof/>
          </w:rPr>
          <w:drawing>
            <wp:inline distT="0" distB="0" distL="0" distR="0" wp14:anchorId="5217E779" wp14:editId="2B0EFAE7">
              <wp:extent cx="3712191" cy="632017"/>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0528" cy="638544"/>
                      </a:xfrm>
                      <a:prstGeom prst="rect">
                        <a:avLst/>
                      </a:prstGeom>
                    </pic:spPr>
                  </pic:pic>
                </a:graphicData>
              </a:graphic>
            </wp:inline>
          </w:drawing>
        </w:r>
      </w:ins>
    </w:p>
    <w:p w:rsidR="007B5986" w:rsidRPr="00CC5F3F" w:rsidRDefault="007B5986">
      <w:pPr>
        <w:ind w:firstLine="284"/>
        <w:rPr>
          <w:ins w:id="1734" w:author="Valentin Dimitrov" w:date="2017-07-11T16:22:00Z"/>
        </w:rPr>
        <w:pPrChange w:id="1735" w:author="Valentin Dimitrov" w:date="2017-07-11T23:47:00Z">
          <w:pPr/>
        </w:pPrChange>
      </w:pPr>
      <w:ins w:id="1736" w:author="Valentin Dimitrov" w:date="2017-07-11T18:30:00Z">
        <w:r>
          <w:t xml:space="preserve">Another thing you might be wondering about is what is the </w:t>
        </w:r>
        <w:r w:rsidRPr="00B819A2">
          <w:rPr>
            <w:rFonts w:ascii="Consolas" w:hAnsi="Consolas"/>
            <w:b/>
            <w:noProof/>
          </w:rPr>
          <w:t>nationsBuilder</w:t>
        </w:r>
        <w:r>
          <w:t xml:space="preserve"> field and why is it there. We get an instance of it in the constructor and then we will place all our commands inside the </w:t>
        </w:r>
        <w:r w:rsidRPr="00B819A2">
          <w:rPr>
            <w:b/>
            <w:noProof/>
          </w:rPr>
          <w:t>NationsBuilder</w:t>
        </w:r>
        <w:r>
          <w:t xml:space="preserve"> </w:t>
        </w:r>
        <w:r w:rsidRPr="00B819A2">
          <w:rPr>
            <w:b/>
          </w:rPr>
          <w:t>class</w:t>
        </w:r>
        <w:r>
          <w:t xml:space="preserve">. We do this separation because it </w:t>
        </w:r>
        <w:r w:rsidRPr="00B819A2">
          <w:rPr>
            <w:b/>
          </w:rPr>
          <w:t>doesn’t</w:t>
        </w:r>
        <w:r>
          <w:t xml:space="preserve"> really sound like Engine’s job to create Benders, Monuments and etc. Its task will be to just distribute the commands that are received from the input.</w:t>
        </w:r>
      </w:ins>
    </w:p>
    <w:p w:rsidR="00F566B3" w:rsidDel="002C273A" w:rsidRDefault="008C1929">
      <w:pPr>
        <w:pStyle w:val="Heading2"/>
        <w:rPr>
          <w:del w:id="1737" w:author="Valentin Dimitrov" w:date="2017-07-11T12:32:00Z"/>
        </w:rPr>
        <w:pPrChange w:id="1738" w:author="Valentin Dimitrov" w:date="2017-07-11T16:36:00Z">
          <w:pPr/>
        </w:pPrChange>
      </w:pPr>
      <w:del w:id="1739" w:author="Valentin Dimitrov" w:date="2017-07-11T12:32:00Z">
        <w:r w:rsidDel="002C273A">
          <w:delText xml:space="preserve">Submit in the </w:delText>
        </w:r>
        <w:r w:rsidRPr="00741C5B" w:rsidDel="002C273A">
          <w:delText>judge</w:delText>
        </w:r>
        <w:r w:rsidR="00741C5B" w:rsidRPr="00741C5B" w:rsidDel="002C273A">
          <w:delText xml:space="preserve"> system</w:delText>
        </w:r>
        <w:r w:rsidDel="002C273A">
          <w:delText xml:space="preserve"> </w:delText>
        </w:r>
        <w:r w:rsidR="005075E7" w:rsidDel="002C273A">
          <w:delText xml:space="preserve">the JS code of </w:delText>
        </w:r>
        <w:r w:rsidDel="002C273A">
          <w:delText xml:space="preserve">your </w:delText>
        </w:r>
        <w:r w:rsidRPr="008C1929" w:rsidDel="002C273A">
          <w:rPr>
            <w:rStyle w:val="CodeChar"/>
          </w:rPr>
          <w:delText>calendar()</w:delText>
        </w:r>
        <w:r w:rsidDel="002C273A">
          <w:delText xml:space="preserve"> function only, without the </w:delText>
        </w:r>
        <w:r w:rsidR="005075E7" w:rsidDel="002C273A">
          <w:delText xml:space="preserve">above </w:delText>
        </w:r>
        <w:r w:rsidDel="002C273A">
          <w:delText xml:space="preserve">HTML code </w:delText>
        </w:r>
        <w:r w:rsidR="00F16B52" w:rsidDel="002C273A">
          <w:delText>that visualizes the calendar in the Web browser</w:delText>
        </w:r>
        <w:r w:rsidDel="002C273A">
          <w:delText>.</w:delText>
        </w:r>
      </w:del>
    </w:p>
    <w:p w:rsidR="004415A7" w:rsidDel="002C273A" w:rsidRDefault="004415A7">
      <w:pPr>
        <w:pStyle w:val="Heading2"/>
        <w:rPr>
          <w:del w:id="1740" w:author="Valentin Dimitrov" w:date="2017-07-11T12:32:00Z"/>
        </w:rPr>
        <w:pPrChange w:id="1741" w:author="Valentin Dimitrov" w:date="2017-07-11T16:36:00Z">
          <w:pPr>
            <w:pStyle w:val="Heading3"/>
          </w:pPr>
        </w:pPrChange>
      </w:pPr>
      <w:del w:id="1742" w:author="Valentin Dimitrov" w:date="2017-07-11T12:32:00Z">
        <w:r w:rsidDel="002C273A">
          <w:delText>Screenshot</w:delText>
        </w:r>
      </w:del>
    </w:p>
    <w:p w:rsidR="004415A7" w:rsidDel="002C273A" w:rsidRDefault="004415A7">
      <w:pPr>
        <w:pStyle w:val="Heading2"/>
        <w:rPr>
          <w:del w:id="1743" w:author="Valentin Dimitrov" w:date="2017-07-11T12:32:00Z"/>
        </w:rPr>
        <w:pPrChange w:id="1744" w:author="Valentin Dimitrov" w:date="2017-07-11T16:36:00Z">
          <w:pPr/>
        </w:pPrChange>
      </w:pPr>
      <w:del w:id="1745" w:author="Valentin Dimitrov" w:date="2017-07-11T12:32:00Z">
        <w:r w:rsidDel="002C273A">
          <w:delText xml:space="preserve">This is how your calendar should look in Web browser, when the </w:delText>
        </w:r>
        <w:r w:rsidRPr="007C5F2B" w:rsidDel="002C273A">
          <w:rPr>
            <w:rStyle w:val="CodeChar"/>
          </w:rPr>
          <w:delText>calendar()</w:delText>
        </w:r>
        <w:r w:rsidDel="002C273A">
          <w:delText xml:space="preserve"> function is implemented correctly:</w:delText>
        </w:r>
      </w:del>
    </w:p>
    <w:p w:rsidR="004415A7" w:rsidRPr="007A644E" w:rsidDel="002C273A" w:rsidRDefault="004415A7">
      <w:pPr>
        <w:pStyle w:val="Heading2"/>
        <w:rPr>
          <w:del w:id="1746" w:author="Valentin Dimitrov" w:date="2017-07-11T12:32:00Z"/>
        </w:rPr>
        <w:pPrChange w:id="1747" w:author="Valentin Dimitrov" w:date="2017-07-11T16:36:00Z">
          <w:pPr/>
        </w:pPrChange>
      </w:pPr>
      <w:del w:id="1748" w:author="Valentin Dimitrov" w:date="2017-07-11T12:32:00Z">
        <w:r w:rsidRPr="002C2D54" w:rsidDel="002C273A">
          <w:rPr>
            <w:b w:val="0"/>
            <w:bCs w:val="0"/>
            <w:noProof/>
          </w:rPr>
          <w:drawing>
            <wp:inline distT="0" distB="0" distL="0" distR="0" wp14:anchorId="3F7DCBE7" wp14:editId="5804345C">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4551680"/>
                      </a:xfrm>
                      <a:prstGeom prst="rect">
                        <a:avLst/>
                      </a:prstGeom>
                    </pic:spPr>
                  </pic:pic>
                </a:graphicData>
              </a:graphic>
            </wp:inline>
          </w:drawing>
        </w:r>
      </w:del>
    </w:p>
    <w:p w:rsidR="00BD5199" w:rsidDel="002C273A" w:rsidRDefault="00BD5199">
      <w:pPr>
        <w:pStyle w:val="Heading2"/>
        <w:rPr>
          <w:del w:id="1749" w:author="Valentin Dimitrov" w:date="2017-07-11T12:32:00Z"/>
        </w:rPr>
        <w:pPrChange w:id="1750" w:author="Valentin Dimitrov" w:date="2017-07-11T16:36:00Z">
          <w:pPr>
            <w:pStyle w:val="Heading3"/>
          </w:pPr>
        </w:pPrChange>
      </w:pPr>
      <w:del w:id="1751" w:author="Valentin Dimitrov" w:date="2017-07-11T12:32:00Z">
        <w:r w:rsidDel="002C273A">
          <w:delText>Hints</w:delText>
        </w:r>
      </w:del>
    </w:p>
    <w:p w:rsidR="00BD5199" w:rsidDel="002C273A" w:rsidRDefault="00BD5199">
      <w:pPr>
        <w:pStyle w:val="Heading2"/>
        <w:rPr>
          <w:del w:id="1752" w:author="Valentin Dimitrov" w:date="2017-07-11T12:32:00Z"/>
        </w:rPr>
        <w:pPrChange w:id="1753" w:author="Valentin Dimitrov" w:date="2017-07-11T16:36:00Z">
          <w:pPr>
            <w:pStyle w:val="ListParagraph"/>
            <w:numPr>
              <w:numId w:val="24"/>
            </w:numPr>
            <w:ind w:hanging="360"/>
          </w:pPr>
        </w:pPrChange>
      </w:pPr>
      <w:del w:id="1754" w:author="Valentin Dimitrov" w:date="2017-07-11T12:32:00Z">
        <w:r w:rsidDel="002C273A">
          <w:delText>Printing a calendar in JS without using an external library is not as simple as the previous problems in this exercise! It may take a few hours or even more to implement it correctly.</w:delText>
        </w:r>
      </w:del>
    </w:p>
    <w:p w:rsidR="00BD5199" w:rsidDel="002C273A" w:rsidRDefault="00BD5199">
      <w:pPr>
        <w:pStyle w:val="Heading2"/>
        <w:rPr>
          <w:del w:id="1755" w:author="Valentin Dimitrov" w:date="2017-07-11T12:32:00Z"/>
        </w:rPr>
        <w:pPrChange w:id="1756" w:author="Valentin Dimitrov" w:date="2017-07-11T16:36:00Z">
          <w:pPr>
            <w:pStyle w:val="ListParagraph"/>
            <w:numPr>
              <w:numId w:val="24"/>
            </w:numPr>
            <w:ind w:hanging="360"/>
          </w:pPr>
        </w:pPrChange>
      </w:pPr>
      <w:del w:id="1757" w:author="Valentin Dimitrov" w:date="2017-07-11T12:32:00Z">
        <w:r w:rsidDel="002C273A">
          <w:delText xml:space="preserve">Play with the class </w:delText>
        </w:r>
        <w:r w:rsidR="00CA013A" w:rsidDel="002C273A">
          <w:fldChar w:fldCharType="begin"/>
        </w:r>
        <w:r w:rsidR="00CA013A" w:rsidDel="002C273A">
          <w:delInstrText xml:space="preserve"> HYPERLINK "https://developer.mozilla.org/en-US/docs/Web/JavaScript/Reference/Global_Objects/Date" </w:delInstrText>
        </w:r>
        <w:r w:rsidR="00CA013A" w:rsidDel="002C273A">
          <w:fldChar w:fldCharType="separate"/>
        </w:r>
        <w:r w:rsidRPr="00E92282" w:rsidDel="002C273A">
          <w:rPr>
            <w:rStyle w:val="Hyperlink"/>
            <w:rFonts w:ascii="Consolas" w:hAnsi="Consolas"/>
            <w:b w:val="0"/>
            <w:noProof/>
          </w:rPr>
          <w:delText>Date</w:delText>
        </w:r>
        <w:r w:rsidR="00CA013A" w:rsidDel="002C273A">
          <w:rPr>
            <w:rStyle w:val="Hyperlink"/>
            <w:rFonts w:ascii="Consolas" w:hAnsi="Consolas"/>
            <w:bCs w:val="0"/>
            <w:noProof/>
          </w:rPr>
          <w:fldChar w:fldCharType="end"/>
        </w:r>
        <w:r w:rsidDel="002C273A">
          <w:delText xml:space="preserve"> in JavaScript and make some calculations.</w:delText>
        </w:r>
      </w:del>
    </w:p>
    <w:p w:rsidR="00BD5199" w:rsidDel="002C273A" w:rsidRDefault="00BD5199">
      <w:pPr>
        <w:pStyle w:val="Heading2"/>
        <w:rPr>
          <w:del w:id="1758" w:author="Valentin Dimitrov" w:date="2017-07-11T12:32:00Z"/>
        </w:rPr>
        <w:pPrChange w:id="1759" w:author="Valentin Dimitrov" w:date="2017-07-11T16:36:00Z">
          <w:pPr>
            <w:pStyle w:val="ListParagraph"/>
            <w:numPr>
              <w:numId w:val="24"/>
            </w:numPr>
            <w:ind w:hanging="360"/>
          </w:pPr>
        </w:pPrChange>
      </w:pPr>
      <w:del w:id="1760" w:author="Valentin Dimitrov" w:date="2017-07-11T12:32:00Z">
        <w:r w:rsidDel="002C273A">
          <w:delText>You may also search in Google, e.g. try “</w:delText>
        </w:r>
        <w:r w:rsidRPr="00E92282" w:rsidDel="002C273A">
          <w:rPr>
            <w:rStyle w:val="CodeChar"/>
          </w:rPr>
          <w:delText>Java</w:delText>
        </w:r>
        <w:r w:rsidDel="002C273A">
          <w:rPr>
            <w:rStyle w:val="CodeChar"/>
          </w:rPr>
          <w:delText>Script c</w:delText>
        </w:r>
        <w:r w:rsidRPr="00E92282" w:rsidDel="002C273A">
          <w:rPr>
            <w:rStyle w:val="CodeChar"/>
          </w:rPr>
          <w:delText>alendar code example</w:delText>
        </w:r>
        <w:r w:rsidDel="002C273A">
          <w:delText>”.</w:delText>
        </w:r>
      </w:del>
    </w:p>
    <w:p w:rsidR="005F04FE" w:rsidDel="002C273A" w:rsidRDefault="005F04FE">
      <w:pPr>
        <w:pStyle w:val="Heading2"/>
        <w:rPr>
          <w:del w:id="1761" w:author="Valentin Dimitrov" w:date="2017-07-11T12:32:00Z"/>
        </w:rPr>
        <w:pPrChange w:id="1762" w:author="Valentin Dimitrov" w:date="2017-07-11T16:36:00Z">
          <w:pPr>
            <w:pStyle w:val="ListParagraph"/>
            <w:numPr>
              <w:numId w:val="24"/>
            </w:numPr>
            <w:ind w:hanging="360"/>
          </w:pPr>
        </w:pPrChange>
      </w:pPr>
      <w:del w:id="1763" w:author="Valentin Dimitrov" w:date="2017-07-11T12:32:00Z">
        <w:r w:rsidDel="002C273A">
          <w:delText xml:space="preserve">Print the calendar table </w:delText>
        </w:r>
        <w:r w:rsidRPr="005F04FE" w:rsidDel="002C273A">
          <w:delText>headings</w:delText>
        </w:r>
        <w:r w:rsidDel="002C273A">
          <w:delText xml:space="preserve"> + days.</w:delText>
        </w:r>
      </w:del>
    </w:p>
    <w:p w:rsidR="005F04FE" w:rsidDel="002C273A" w:rsidRDefault="005F04FE">
      <w:pPr>
        <w:pStyle w:val="Heading2"/>
        <w:rPr>
          <w:del w:id="1764" w:author="Valentin Dimitrov" w:date="2017-07-11T12:32:00Z"/>
        </w:rPr>
        <w:pPrChange w:id="1765" w:author="Valentin Dimitrov" w:date="2017-07-11T16:36:00Z">
          <w:pPr>
            <w:pStyle w:val="ListParagraph"/>
            <w:numPr>
              <w:numId w:val="24"/>
            </w:numPr>
            <w:ind w:hanging="360"/>
          </w:pPr>
        </w:pPrChange>
      </w:pPr>
      <w:del w:id="1766" w:author="Valentin Dimitrov" w:date="2017-07-11T12:32:00Z">
        <w:r w:rsidDel="002C273A">
          <w:delText xml:space="preserve">Print the days from the </w:delText>
        </w:r>
        <w:r w:rsidRPr="005F04FE" w:rsidDel="002C273A">
          <w:delText>previous month</w:delText>
        </w:r>
        <w:r w:rsidDel="002C273A">
          <w:delText xml:space="preserve"> (if any).</w:delText>
        </w:r>
      </w:del>
    </w:p>
    <w:p w:rsidR="005F04FE" w:rsidDel="002C273A" w:rsidRDefault="005F04FE">
      <w:pPr>
        <w:pStyle w:val="Heading2"/>
        <w:rPr>
          <w:del w:id="1767" w:author="Valentin Dimitrov" w:date="2017-07-11T12:32:00Z"/>
        </w:rPr>
        <w:pPrChange w:id="1768" w:author="Valentin Dimitrov" w:date="2017-07-11T16:36:00Z">
          <w:pPr>
            <w:pStyle w:val="ListParagraph"/>
            <w:numPr>
              <w:ilvl w:val="1"/>
              <w:numId w:val="24"/>
            </w:numPr>
            <w:ind w:left="1440" w:hanging="360"/>
          </w:pPr>
        </w:pPrChange>
      </w:pPr>
      <w:del w:id="1769" w:author="Valentin Dimitrov" w:date="2017-07-11T12:32:00Z">
        <w:r w:rsidDel="002C273A">
          <w:delText>Find the day of week for the first day of the input date.</w:delText>
        </w:r>
      </w:del>
    </w:p>
    <w:p w:rsidR="005F04FE" w:rsidDel="002C273A" w:rsidRDefault="005F04FE">
      <w:pPr>
        <w:pStyle w:val="Heading2"/>
        <w:rPr>
          <w:del w:id="1770" w:author="Valentin Dimitrov" w:date="2017-07-11T12:32:00Z"/>
        </w:rPr>
        <w:pPrChange w:id="1771" w:author="Valentin Dimitrov" w:date="2017-07-11T16:36:00Z">
          <w:pPr>
            <w:pStyle w:val="ListParagraph"/>
            <w:numPr>
              <w:ilvl w:val="1"/>
              <w:numId w:val="24"/>
            </w:numPr>
            <w:ind w:left="1440" w:hanging="360"/>
          </w:pPr>
        </w:pPrChange>
      </w:pPr>
      <w:del w:id="1772" w:author="Valentin Dimitrov" w:date="2017-07-11T12:32:00Z">
        <w:r w:rsidDel="002C273A">
          <w:delText>If it is not Sunday, days from the previous month exist.</w:delText>
        </w:r>
      </w:del>
    </w:p>
    <w:p w:rsidR="005F04FE" w:rsidDel="002C273A" w:rsidRDefault="005F04FE">
      <w:pPr>
        <w:pStyle w:val="Heading2"/>
        <w:rPr>
          <w:del w:id="1773" w:author="Valentin Dimitrov" w:date="2017-07-11T12:32:00Z"/>
        </w:rPr>
        <w:pPrChange w:id="1774" w:author="Valentin Dimitrov" w:date="2017-07-11T16:36:00Z">
          <w:pPr>
            <w:pStyle w:val="ListParagraph"/>
            <w:numPr>
              <w:ilvl w:val="1"/>
              <w:numId w:val="24"/>
            </w:numPr>
            <w:ind w:left="1440" w:hanging="360"/>
          </w:pPr>
        </w:pPrChange>
      </w:pPr>
      <w:del w:id="1775" w:author="Valentin Dimitrov" w:date="2017-07-11T12:32:00Z">
        <w:r w:rsidDel="002C273A">
          <w:delText>Go back a few days in the previous month to find the closest Sunday</w:delText>
        </w:r>
        <w:r w:rsidR="00690742" w:rsidDel="002C273A">
          <w:delText xml:space="preserve"> (first week day)</w:delText>
        </w:r>
        <w:r w:rsidDel="002C273A">
          <w:delText>.</w:delText>
        </w:r>
      </w:del>
    </w:p>
    <w:p w:rsidR="005F04FE" w:rsidDel="002C273A" w:rsidRDefault="005F04FE">
      <w:pPr>
        <w:pStyle w:val="Heading2"/>
        <w:rPr>
          <w:del w:id="1776" w:author="Valentin Dimitrov" w:date="2017-07-11T12:32:00Z"/>
        </w:rPr>
        <w:pPrChange w:id="1777" w:author="Valentin Dimitrov" w:date="2017-07-11T16:36:00Z">
          <w:pPr>
            <w:pStyle w:val="ListParagraph"/>
            <w:numPr>
              <w:ilvl w:val="1"/>
              <w:numId w:val="24"/>
            </w:numPr>
            <w:ind w:left="1440" w:hanging="360"/>
          </w:pPr>
        </w:pPrChange>
      </w:pPr>
      <w:del w:id="1778" w:author="Valentin Dimitrov" w:date="2017-07-11T12:32:00Z">
        <w:r w:rsidDel="002C273A">
          <w:delText>Start from it and print the days until the end of the previous month.</w:delText>
        </w:r>
      </w:del>
    </w:p>
    <w:p w:rsidR="005F04FE" w:rsidDel="002C273A" w:rsidRDefault="005F04FE">
      <w:pPr>
        <w:pStyle w:val="Heading2"/>
        <w:rPr>
          <w:del w:id="1779" w:author="Valentin Dimitrov" w:date="2017-07-11T12:32:00Z"/>
        </w:rPr>
        <w:pPrChange w:id="1780" w:author="Valentin Dimitrov" w:date="2017-07-11T16:36:00Z">
          <w:pPr>
            <w:pStyle w:val="ListParagraph"/>
            <w:numPr>
              <w:numId w:val="24"/>
            </w:numPr>
            <w:ind w:hanging="360"/>
          </w:pPr>
        </w:pPrChange>
      </w:pPr>
      <w:del w:id="1781" w:author="Valentin Dimitrov" w:date="2017-07-11T12:32:00Z">
        <w:r w:rsidDel="002C273A">
          <w:delText xml:space="preserve">Print the days from the </w:delText>
        </w:r>
        <w:r w:rsidRPr="005F04FE" w:rsidDel="002C273A">
          <w:delText>current month.</w:delText>
        </w:r>
      </w:del>
    </w:p>
    <w:p w:rsidR="00690742" w:rsidDel="002C273A" w:rsidRDefault="00690742">
      <w:pPr>
        <w:pStyle w:val="Heading2"/>
        <w:rPr>
          <w:del w:id="1782" w:author="Valentin Dimitrov" w:date="2017-07-11T12:32:00Z"/>
        </w:rPr>
        <w:pPrChange w:id="1783" w:author="Valentin Dimitrov" w:date="2017-07-11T16:36:00Z">
          <w:pPr>
            <w:pStyle w:val="ListParagraph"/>
            <w:numPr>
              <w:ilvl w:val="1"/>
              <w:numId w:val="24"/>
            </w:numPr>
            <w:ind w:left="1440" w:hanging="360"/>
          </w:pPr>
        </w:pPrChange>
      </w:pPr>
      <w:del w:id="1784" w:author="Valentin Dimitrov" w:date="2017-07-11T12:32:00Z">
        <w:r w:rsidDel="002C273A">
          <w:delText>Print the days, one after another.</w:delText>
        </w:r>
      </w:del>
    </w:p>
    <w:p w:rsidR="00690742" w:rsidRPr="005F04FE" w:rsidDel="002C273A" w:rsidRDefault="00690742">
      <w:pPr>
        <w:pStyle w:val="Heading2"/>
        <w:rPr>
          <w:del w:id="1785" w:author="Valentin Dimitrov" w:date="2017-07-11T12:32:00Z"/>
        </w:rPr>
        <w:pPrChange w:id="1786" w:author="Valentin Dimitrov" w:date="2017-07-11T16:36:00Z">
          <w:pPr>
            <w:pStyle w:val="ListParagraph"/>
            <w:numPr>
              <w:ilvl w:val="1"/>
              <w:numId w:val="24"/>
            </w:numPr>
            <w:ind w:left="1440" w:hanging="360"/>
          </w:pPr>
        </w:pPrChange>
      </w:pPr>
      <w:del w:id="1787" w:author="Valentin Dimitrov" w:date="2017-07-11T12:32:00Z">
        <w:r w:rsidDel="002C273A">
          <w:delText>Create a new table row after the last week day (Saturday).</w:delText>
        </w:r>
      </w:del>
    </w:p>
    <w:p w:rsidR="005F04FE" w:rsidDel="002C273A" w:rsidRDefault="005F04FE">
      <w:pPr>
        <w:pStyle w:val="Heading2"/>
        <w:rPr>
          <w:del w:id="1788" w:author="Valentin Dimitrov" w:date="2017-07-11T12:32:00Z"/>
        </w:rPr>
        <w:pPrChange w:id="1789" w:author="Valentin Dimitrov" w:date="2017-07-11T16:36:00Z">
          <w:pPr>
            <w:pStyle w:val="ListParagraph"/>
            <w:numPr>
              <w:numId w:val="24"/>
            </w:numPr>
            <w:ind w:hanging="360"/>
          </w:pPr>
        </w:pPrChange>
      </w:pPr>
      <w:del w:id="1790" w:author="Valentin Dimitrov" w:date="2017-07-11T12:32:00Z">
        <w:r w:rsidDel="002C273A">
          <w:delText xml:space="preserve">Print the days from the </w:delText>
        </w:r>
        <w:r w:rsidRPr="005F04FE" w:rsidDel="002C273A">
          <w:delText>next month</w:delText>
        </w:r>
        <w:r w:rsidDel="002C273A">
          <w:delText xml:space="preserve"> (if any).</w:delText>
        </w:r>
      </w:del>
    </w:p>
    <w:p w:rsidR="00690742" w:rsidDel="002C273A" w:rsidRDefault="00690742">
      <w:pPr>
        <w:pStyle w:val="Heading2"/>
        <w:rPr>
          <w:del w:id="1791" w:author="Valentin Dimitrov" w:date="2017-07-11T12:32:00Z"/>
        </w:rPr>
        <w:pPrChange w:id="1792" w:author="Valentin Dimitrov" w:date="2017-07-11T16:36:00Z">
          <w:pPr>
            <w:pStyle w:val="ListParagraph"/>
            <w:numPr>
              <w:ilvl w:val="1"/>
              <w:numId w:val="24"/>
            </w:numPr>
            <w:ind w:left="1440" w:hanging="360"/>
          </w:pPr>
        </w:pPrChange>
      </w:pPr>
      <w:del w:id="1793" w:author="Valentin Dimitrov" w:date="2017-07-11T12:32:00Z">
        <w:r w:rsidDel="002C273A">
          <w:delText>Stop when you reach Saturday (the last week day).</w:delText>
        </w:r>
      </w:del>
    </w:p>
    <w:p w:rsidR="00BD5199" w:rsidDel="002C273A" w:rsidRDefault="00BD5199">
      <w:pPr>
        <w:pStyle w:val="Heading2"/>
        <w:rPr>
          <w:del w:id="1794" w:author="Valentin Dimitrov" w:date="2017-07-11T12:32:00Z"/>
        </w:rPr>
        <w:pPrChange w:id="1795" w:author="Valentin Dimitrov" w:date="2017-07-11T16:36:00Z">
          <w:pPr>
            <w:pStyle w:val="ListParagraph"/>
            <w:numPr>
              <w:numId w:val="24"/>
            </w:numPr>
            <w:ind w:hanging="360"/>
          </w:pPr>
        </w:pPrChange>
      </w:pPr>
      <w:del w:id="1796" w:author="Valentin Dimitrov" w:date="2017-07-11T12:32:00Z">
        <w:r w:rsidDel="002C273A">
          <w:delText>You may start from this code</w:delText>
        </w:r>
        <w:r w:rsidR="00DD3BDE" w:rsidDel="002C273A">
          <w:delText xml:space="preserve"> template</w:delText>
        </w:r>
        <w:r w:rsidDel="002C273A">
          <w:delText>:</w:delText>
        </w:r>
      </w:del>
    </w:p>
    <w:p w:rsidR="00BD5199" w:rsidDel="002C273A" w:rsidRDefault="00DD3BDE">
      <w:pPr>
        <w:pStyle w:val="Heading2"/>
        <w:rPr>
          <w:del w:id="1797" w:author="Valentin Dimitrov" w:date="2017-07-11T12:32:00Z"/>
        </w:rPr>
        <w:pPrChange w:id="1798" w:author="Valentin Dimitrov" w:date="2017-07-11T16:36:00Z">
          <w:pPr>
            <w:ind w:left="436" w:firstLine="284"/>
          </w:pPr>
        </w:pPrChange>
      </w:pPr>
      <w:del w:id="1799" w:author="Valentin Dimitrov" w:date="2017-07-11T12:32:00Z">
        <w:r w:rsidDel="002C273A">
          <w:rPr>
            <w:b w:val="0"/>
            <w:bCs w:val="0"/>
            <w:noProof/>
          </w:rPr>
          <w:drawing>
            <wp:inline distT="0" distB="0" distL="0" distR="0" wp14:anchorId="53E1500D" wp14:editId="05C8D6DF">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400" cy="3315600"/>
                      </a:xfrm>
                      <a:prstGeom prst="rect">
                        <a:avLst/>
                      </a:prstGeom>
                    </pic:spPr>
                  </pic:pic>
                </a:graphicData>
              </a:graphic>
            </wp:inline>
          </w:drawing>
        </w:r>
      </w:del>
    </w:p>
    <w:p w:rsidR="004415A7" w:rsidRDefault="00C50164">
      <w:pPr>
        <w:pStyle w:val="Heading2"/>
        <w:rPr>
          <w:ins w:id="1800" w:author="Valentin Dimitrov" w:date="2017-07-11T17:30:00Z"/>
        </w:rPr>
        <w:pPrChange w:id="1801" w:author="Valentin Dimitrov" w:date="2017-07-11T16:36:00Z">
          <w:pPr/>
        </w:pPrChange>
      </w:pPr>
      <w:ins w:id="1802" w:author="Valentin Dimitrov" w:date="2017-07-11T16:36:00Z">
        <w:r>
          <w:t>Commands</w:t>
        </w:r>
      </w:ins>
    </w:p>
    <w:p w:rsidR="00247AC6" w:rsidRDefault="00247AC6">
      <w:pPr>
        <w:rPr>
          <w:ins w:id="1803" w:author="Valentin Dimitrov" w:date="2017-07-12T08:02:00Z"/>
        </w:rPr>
      </w:pPr>
      <w:ins w:id="1804" w:author="Valentin Dimitrov" w:date="2017-07-11T17:30:00Z">
        <w:r>
          <w:t xml:space="preserve">The </w:t>
        </w:r>
      </w:ins>
      <w:ins w:id="1805" w:author="Valentin Dimitrov" w:date="2017-07-11T18:31:00Z">
        <w:r w:rsidR="000711BB">
          <w:rPr>
            <w:b/>
          </w:rPr>
          <w:t>distribution</w:t>
        </w:r>
      </w:ins>
      <w:ins w:id="1806" w:author="Valentin Dimitrov" w:date="2017-07-11T17:33:00Z">
        <w:r>
          <w:t xml:space="preserve"> of the </w:t>
        </w:r>
        <w:r w:rsidRPr="007F5318">
          <w:rPr>
            <w:b/>
            <w:rPrChange w:id="1807" w:author="Valentin Dimitrov" w:date="2017-07-11T17:37:00Z">
              <w:rPr/>
            </w:rPrChange>
          </w:rPr>
          <w:t>commands</w:t>
        </w:r>
        <w:r>
          <w:t xml:space="preserve"> will happen in </w:t>
        </w:r>
      </w:ins>
      <w:ins w:id="1808" w:author="Valentin Dimitrov" w:date="2017-07-11T17:34:00Z">
        <w:r>
          <w:t xml:space="preserve">the </w:t>
        </w:r>
      </w:ins>
      <w:ins w:id="1809" w:author="Valentin Dimitrov" w:date="2017-07-11T18:31:00Z">
        <w:r w:rsidR="000711BB">
          <w:rPr>
            <w:rFonts w:ascii="Consolas" w:hAnsi="Consolas"/>
            <w:b/>
            <w:noProof/>
          </w:rPr>
          <w:t>Distribute</w:t>
        </w:r>
      </w:ins>
      <w:ins w:id="1810" w:author="Valentin Dimitrov" w:date="2017-07-11T17:34:00Z">
        <w:r w:rsidRPr="00247AC6">
          <w:rPr>
            <w:rFonts w:ascii="Consolas" w:hAnsi="Consolas"/>
            <w:b/>
            <w:noProof/>
            <w:rPrChange w:id="1811" w:author="Valentin Dimitrov" w:date="2017-07-11T17:34:00Z">
              <w:rPr/>
            </w:rPrChange>
          </w:rPr>
          <w:t>Command()</w:t>
        </w:r>
        <w:r>
          <w:t xml:space="preserve"> method which receives the already </w:t>
        </w:r>
        <w:r w:rsidRPr="007F5318">
          <w:rPr>
            <w:b/>
            <w:rPrChange w:id="1812" w:author="Valentin Dimitrov" w:date="2017-07-11T17:37:00Z">
              <w:rPr/>
            </w:rPrChange>
          </w:rPr>
          <w:t xml:space="preserve">parsed </w:t>
        </w:r>
      </w:ins>
      <w:ins w:id="1813" w:author="Valentin Dimitrov" w:date="2017-07-11T21:52:00Z">
        <w:r w:rsidR="00E60B2A">
          <w:rPr>
            <w:b/>
          </w:rPr>
          <w:t xml:space="preserve">elements of the </w:t>
        </w:r>
      </w:ins>
      <w:ins w:id="1814" w:author="Valentin Dimitrov" w:date="2017-07-11T17:34:00Z">
        <w:r w:rsidRPr="007F5318">
          <w:rPr>
            <w:b/>
            <w:rPrChange w:id="1815" w:author="Valentin Dimitrov" w:date="2017-07-11T17:37:00Z">
              <w:rPr/>
            </w:rPrChange>
          </w:rPr>
          <w:t>input</w:t>
        </w:r>
        <w:r>
          <w:t xml:space="preserve"> </w:t>
        </w:r>
        <w:r w:rsidRPr="007F5318">
          <w:rPr>
            <w:b/>
            <w:rPrChange w:id="1816" w:author="Valentin Dimitrov" w:date="2017-07-11T17:37:00Z">
              <w:rPr/>
            </w:rPrChange>
          </w:rPr>
          <w:t>command</w:t>
        </w:r>
      </w:ins>
      <w:ins w:id="1817" w:author="Valentin Dimitrov" w:date="2017-07-11T21:53:00Z">
        <w:r w:rsidR="008A0304" w:rsidRPr="008A0304">
          <w:rPr>
            <w:rPrChange w:id="1818" w:author="Valentin Dimitrov" w:date="2017-07-11T21:53:00Z">
              <w:rPr>
                <w:b/>
              </w:rPr>
            </w:rPrChange>
          </w:rPr>
          <w:t>. The</w:t>
        </w:r>
        <w:r w:rsidR="008A0304">
          <w:t xml:space="preserve"> i</w:t>
        </w:r>
      </w:ins>
      <w:ins w:id="1819" w:author="Valentin Dimitrov" w:date="2017-07-11T18:35:00Z">
        <w:r w:rsidR="00341F4A">
          <w:t xml:space="preserve">mplementation </w:t>
        </w:r>
      </w:ins>
      <w:ins w:id="1820" w:author="Valentin Dimitrov" w:date="2017-07-11T21:53:00Z">
        <w:r w:rsidR="008A0304">
          <w:t xml:space="preserve">of each command </w:t>
        </w:r>
      </w:ins>
      <w:ins w:id="1821" w:author="Valentin Dimitrov" w:date="2017-07-11T18:35:00Z">
        <w:r w:rsidR="00341F4A">
          <w:t xml:space="preserve">will </w:t>
        </w:r>
      </w:ins>
      <w:ins w:id="1822" w:author="Valentin Dimitrov" w:date="2017-07-11T21:53:00Z">
        <w:r w:rsidR="008A0304">
          <w:t>result in a</w:t>
        </w:r>
      </w:ins>
      <w:ins w:id="1823" w:author="Valentin Dimitrov" w:date="2017-07-11T18:35:00Z">
        <w:r w:rsidR="00341F4A">
          <w:t xml:space="preserve"> new method </w:t>
        </w:r>
        <w:r w:rsidR="00341F4A" w:rsidRPr="00473E69">
          <w:rPr>
            <w:b/>
            <w:rPrChange w:id="1824" w:author="Valentin Dimitrov" w:date="2017-07-11T21:54:00Z">
              <w:rPr/>
            </w:rPrChange>
          </w:rPr>
          <w:t>in</w:t>
        </w:r>
      </w:ins>
      <w:ins w:id="1825" w:author="Valentin Dimitrov" w:date="2017-07-11T21:53:00Z">
        <w:r w:rsidR="008A0304" w:rsidRPr="00473E69">
          <w:rPr>
            <w:b/>
            <w:rPrChange w:id="1826" w:author="Valentin Dimitrov" w:date="2017-07-11T21:54:00Z">
              <w:rPr/>
            </w:rPrChange>
          </w:rPr>
          <w:t>side</w:t>
        </w:r>
      </w:ins>
      <w:ins w:id="1827" w:author="Valentin Dimitrov" w:date="2017-07-11T21:54:00Z">
        <w:r w:rsidR="008A0304">
          <w:t xml:space="preserve"> </w:t>
        </w:r>
      </w:ins>
      <w:ins w:id="1828" w:author="Valentin Dimitrov" w:date="2017-07-11T21:53:00Z">
        <w:r w:rsidR="008A0304">
          <w:t>the</w:t>
        </w:r>
      </w:ins>
      <w:ins w:id="1829" w:author="Valentin Dimitrov" w:date="2017-07-11T18:35:00Z">
        <w:r w:rsidR="00341F4A">
          <w:t xml:space="preserve"> </w:t>
        </w:r>
      </w:ins>
      <w:ins w:id="1830" w:author="Valentin Dimitrov" w:date="2017-07-11T18:36:00Z">
        <w:r w:rsidR="00341F4A">
          <w:rPr>
            <w:noProof/>
          </w:rPr>
          <w:t>Nation</w:t>
        </w:r>
      </w:ins>
      <w:ins w:id="1831" w:author="Valentin Dimitrov" w:date="2017-07-11T21:54:00Z">
        <w:r w:rsidR="002E52B3">
          <w:rPr>
            <w:noProof/>
          </w:rPr>
          <w:t>s</w:t>
        </w:r>
      </w:ins>
      <w:ins w:id="1832" w:author="Valentin Dimitrov" w:date="2017-07-11T18:36:00Z">
        <w:r w:rsidR="00341F4A">
          <w:rPr>
            <w:noProof/>
          </w:rPr>
          <w:t>Builder</w:t>
        </w:r>
        <w:r w:rsidR="00341F4A">
          <w:t xml:space="preserve"> class. </w:t>
        </w:r>
      </w:ins>
      <w:ins w:id="1833" w:author="Valentin Dimitrov" w:date="2017-07-11T17:35:00Z">
        <w:r w:rsidR="007F5318">
          <w:t xml:space="preserve">After </w:t>
        </w:r>
      </w:ins>
      <w:ins w:id="1834" w:author="Valentin Dimitrov" w:date="2017-07-11T21:54:00Z">
        <w:r w:rsidR="002E52B3">
          <w:t>reading</w:t>
        </w:r>
      </w:ins>
      <w:ins w:id="1835" w:author="Valentin Dimitrov" w:date="2017-07-11T17:35:00Z">
        <w:r w:rsidR="007F5318">
          <w:t xml:space="preserve"> the command type we will call </w:t>
        </w:r>
      </w:ins>
      <w:ins w:id="1836" w:author="Valentin Dimitrov" w:date="2017-07-11T18:34:00Z">
        <w:r w:rsidR="00D01CE9">
          <w:t xml:space="preserve">the </w:t>
        </w:r>
      </w:ins>
      <w:ins w:id="1837" w:author="Valentin Dimitrov" w:date="2017-07-11T17:36:00Z">
        <w:r w:rsidR="007F5318">
          <w:t>according</w:t>
        </w:r>
      </w:ins>
      <w:ins w:id="1838" w:author="Valentin Dimitrov" w:date="2017-07-11T18:17:00Z">
        <w:r w:rsidR="00FA6EE0">
          <w:t xml:space="preserve"> </w:t>
        </w:r>
      </w:ins>
      <w:ins w:id="1839" w:author="Valentin Dimitrov" w:date="2017-07-11T18:33:00Z">
        <w:r w:rsidR="007B0FA3">
          <w:t>method</w:t>
        </w:r>
      </w:ins>
      <w:ins w:id="1840" w:author="Valentin Dimitrov" w:date="2017-07-11T18:35:00Z">
        <w:r w:rsidR="007B0FA3">
          <w:t xml:space="preserve"> </w:t>
        </w:r>
      </w:ins>
      <w:ins w:id="1841" w:author="Valentin Dimitrov" w:date="2017-07-11T18:33:00Z">
        <w:r w:rsidR="00D01CE9">
          <w:t>from the</w:t>
        </w:r>
      </w:ins>
      <w:ins w:id="1842" w:author="Valentin Dimitrov" w:date="2017-07-11T18:36:00Z">
        <w:r w:rsidR="00341F4A">
          <w:t xml:space="preserve"> </w:t>
        </w:r>
        <w:r w:rsidR="00341F4A">
          <w:rPr>
            <w:noProof/>
          </w:rPr>
          <w:t>Nation</w:t>
        </w:r>
      </w:ins>
      <w:ins w:id="1843" w:author="Valentin Dimitrov" w:date="2017-07-11T21:54:00Z">
        <w:r w:rsidR="002E52B3">
          <w:rPr>
            <w:noProof/>
          </w:rPr>
          <w:t>s</w:t>
        </w:r>
      </w:ins>
      <w:ins w:id="1844" w:author="Valentin Dimitrov" w:date="2017-07-11T18:36:00Z">
        <w:r w:rsidR="00341F4A">
          <w:rPr>
            <w:noProof/>
          </w:rPr>
          <w:t>Builder</w:t>
        </w:r>
      </w:ins>
      <w:ins w:id="1845" w:author="Valentin Dimitrov" w:date="2017-07-11T18:35:00Z">
        <w:r w:rsidR="00341F4A">
          <w:t xml:space="preserve">. </w:t>
        </w:r>
      </w:ins>
      <w:ins w:id="1846" w:author="Valentin Dimitrov" w:date="2017-07-11T18:36:00Z">
        <w:r w:rsidR="00341F4A">
          <w:t xml:space="preserve">In this way </w:t>
        </w:r>
      </w:ins>
      <w:ins w:id="1847" w:author="Valentin Dimitrov" w:date="2017-07-11T17:36:00Z">
        <w:r w:rsidR="007F5318">
          <w:t>we</w:t>
        </w:r>
      </w:ins>
      <w:ins w:id="1848" w:author="Valentin Dimitrov" w:date="2017-07-11T18:36:00Z">
        <w:r w:rsidR="00341F4A">
          <w:t xml:space="preserve"> will </w:t>
        </w:r>
      </w:ins>
      <w:ins w:id="1849" w:author="Valentin Dimitrov" w:date="2017-07-11T21:55:00Z">
        <w:r w:rsidR="00654E56">
          <w:t>leave</w:t>
        </w:r>
      </w:ins>
      <w:ins w:id="1850" w:author="Valentin Dimitrov" w:date="2017-07-11T17:36:00Z">
        <w:r w:rsidR="007F5318">
          <w:t xml:space="preserve"> our switch </w:t>
        </w:r>
        <w:r w:rsidR="007F5318" w:rsidRPr="00280797">
          <w:rPr>
            <w:b/>
            <w:rPrChange w:id="1851" w:author="Valentin Dimitrov" w:date="2017-07-11T17:38:00Z">
              <w:rPr/>
            </w:rPrChange>
          </w:rPr>
          <w:t>clean</w:t>
        </w:r>
        <w:r w:rsidR="007F5318">
          <w:t xml:space="preserve"> and </w:t>
        </w:r>
        <w:r w:rsidR="007F5318" w:rsidRPr="00280797">
          <w:rPr>
            <w:b/>
            <w:rPrChange w:id="1852" w:author="Valentin Dimitrov" w:date="2017-07-11T17:38:00Z">
              <w:rPr/>
            </w:rPrChange>
          </w:rPr>
          <w:t>tidy</w:t>
        </w:r>
        <w:r w:rsidR="007F5318">
          <w:t>.</w:t>
        </w:r>
      </w:ins>
      <w:ins w:id="1853" w:author="Valentin Dimitrov" w:date="2017-07-12T08:06:00Z">
        <w:r w:rsidR="0083588D">
          <w:t xml:space="preserve"> </w:t>
        </w:r>
      </w:ins>
    </w:p>
    <w:p w:rsidR="005A7F04" w:rsidRDefault="005A7F04">
      <w:pPr>
        <w:rPr>
          <w:ins w:id="1854" w:author="Valentin Dimitrov" w:date="2017-07-11T17:41:00Z"/>
        </w:rPr>
      </w:pPr>
      <w:ins w:id="1855" w:author="Valentin Dimitrov" w:date="2017-07-12T08:02:00Z">
        <w:r>
          <w:rPr>
            <w:noProof/>
          </w:rPr>
          <w:drawing>
            <wp:inline distT="0" distB="0" distL="0" distR="0" wp14:anchorId="58A2C968" wp14:editId="7447098F">
              <wp:extent cx="5977701" cy="4339988"/>
              <wp:effectExtent l="0" t="0" r="444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63"/>
                      <a:stretch/>
                    </pic:blipFill>
                    <pic:spPr bwMode="auto">
                      <a:xfrm>
                        <a:off x="0" y="0"/>
                        <a:ext cx="5992687" cy="4350868"/>
                      </a:xfrm>
                      <a:prstGeom prst="rect">
                        <a:avLst/>
                      </a:prstGeom>
                      <a:ln>
                        <a:noFill/>
                      </a:ln>
                      <a:extLst>
                        <a:ext uri="{53640926-AAD7-44D8-BBD7-CCE9431645EC}">
                          <a14:shadowObscured xmlns:a14="http://schemas.microsoft.com/office/drawing/2010/main"/>
                        </a:ext>
                      </a:extLst>
                    </pic:spPr>
                  </pic:pic>
                </a:graphicData>
              </a:graphic>
            </wp:inline>
          </w:drawing>
        </w:r>
      </w:ins>
    </w:p>
    <w:p w:rsidR="006D7C4D" w:rsidRDefault="006D7C4D">
      <w:pPr>
        <w:pStyle w:val="Heading3"/>
        <w:rPr>
          <w:ins w:id="1856" w:author="Valentin Dimitrov" w:date="2017-07-11T18:47:00Z"/>
        </w:rPr>
        <w:pPrChange w:id="1857" w:author="Valentin Dimitrov" w:date="2017-07-11T18:47:00Z">
          <w:pPr/>
        </w:pPrChange>
      </w:pPr>
      <w:ins w:id="1858" w:author="Valentin Dimitrov" w:date="2017-07-11T18:47:00Z">
        <w:r>
          <w:lastRenderedPageBreak/>
          <w:t>Nations Builder</w:t>
        </w:r>
      </w:ins>
    </w:p>
    <w:p w:rsidR="006D7C4D" w:rsidRDefault="006D7C4D">
      <w:pPr>
        <w:rPr>
          <w:ins w:id="1859" w:author="Valentin Dimitrov" w:date="2017-07-11T18:49:00Z"/>
        </w:rPr>
      </w:pPr>
      <w:ins w:id="1860" w:author="Valentin Dimitrov" w:date="2017-07-11T18:48:00Z">
        <w:r>
          <w:t xml:space="preserve">In the begging our </w:t>
        </w:r>
      </w:ins>
      <w:ins w:id="1861" w:author="Valentin Dimitrov" w:date="2017-07-11T21:50:00Z">
        <w:r w:rsidR="005F7505" w:rsidRPr="005F7505">
          <w:rPr>
            <w:b/>
            <w:noProof/>
            <w:rPrChange w:id="1862" w:author="Valentin Dimitrov" w:date="2017-07-11T21:51:00Z">
              <w:rPr/>
            </w:rPrChange>
          </w:rPr>
          <w:t>Nation</w:t>
        </w:r>
      </w:ins>
      <w:ins w:id="1863" w:author="Valentin Dimitrov" w:date="2017-07-11T21:51:00Z">
        <w:r w:rsidR="005F7505">
          <w:rPr>
            <w:b/>
            <w:noProof/>
          </w:rPr>
          <w:t>Builder</w:t>
        </w:r>
      </w:ins>
      <w:ins w:id="1864" w:author="Valentin Dimitrov" w:date="2017-07-11T18:48:00Z">
        <w:r>
          <w:t xml:space="preserve"> </w:t>
        </w:r>
        <w:r w:rsidRPr="005F7505">
          <w:rPr>
            <w:b/>
            <w:rPrChange w:id="1865" w:author="Valentin Dimitrov" w:date="2017-07-11T21:51:00Z">
              <w:rPr/>
            </w:rPrChange>
          </w:rPr>
          <w:t>class</w:t>
        </w:r>
        <w:r>
          <w:t xml:space="preserve"> will have just one field – a dictionary which will keep our four nations and initialize them in the constructor</w:t>
        </w:r>
      </w:ins>
      <w:ins w:id="1866" w:author="Valentin Dimitrov" w:date="2017-07-11T18:49:00Z">
        <w:r>
          <w:t>. The rest is to come in the next subtasks</w:t>
        </w:r>
      </w:ins>
      <w:ins w:id="1867" w:author="Valentin Dimitrov" w:date="2017-07-11T18:48:00Z">
        <w:r>
          <w:t xml:space="preserve">: </w:t>
        </w:r>
      </w:ins>
    </w:p>
    <w:p w:rsidR="006D7C4D" w:rsidRPr="006D7C4D" w:rsidRDefault="006D7C4D">
      <w:pPr>
        <w:rPr>
          <w:ins w:id="1868" w:author="Valentin Dimitrov" w:date="2017-07-11T17:38:00Z"/>
          <w:lang w:val="bg-BG"/>
          <w:rPrChange w:id="1869" w:author="Valentin Dimitrov" w:date="2017-07-11T18:52:00Z">
            <w:rPr>
              <w:ins w:id="1870" w:author="Valentin Dimitrov" w:date="2017-07-11T17:38:00Z"/>
            </w:rPr>
          </w:rPrChange>
        </w:rPr>
      </w:pPr>
      <w:ins w:id="1871" w:author="Valentin Dimitrov" w:date="2017-07-11T18:50:00Z">
        <w:r>
          <w:rPr>
            <w:noProof/>
          </w:rPr>
          <w:drawing>
            <wp:inline distT="0" distB="0" distL="0" distR="0" wp14:anchorId="2EB83C5A" wp14:editId="51C32674">
              <wp:extent cx="3588466" cy="222458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4235" cy="2252958"/>
                      </a:xfrm>
                      <a:prstGeom prst="rect">
                        <a:avLst/>
                      </a:prstGeom>
                    </pic:spPr>
                  </pic:pic>
                </a:graphicData>
              </a:graphic>
            </wp:inline>
          </w:drawing>
        </w:r>
      </w:ins>
    </w:p>
    <w:p w:rsidR="00574E2A" w:rsidRDefault="00574E2A">
      <w:pPr>
        <w:pStyle w:val="Heading3"/>
        <w:rPr>
          <w:ins w:id="1872" w:author="Valentin Dimitrov" w:date="2017-07-11T17:38:00Z"/>
        </w:rPr>
        <w:pPrChange w:id="1873" w:author="Valentin Dimitrov" w:date="2017-07-11T17:38:00Z">
          <w:pPr/>
        </w:pPrChange>
      </w:pPr>
      <w:ins w:id="1874" w:author="Valentin Dimitrov" w:date="2017-07-11T17:38:00Z">
        <w:r>
          <w:t>Bender Command</w:t>
        </w:r>
      </w:ins>
    </w:p>
    <w:p w:rsidR="008C6276" w:rsidRDefault="003D1D99">
      <w:pPr>
        <w:rPr>
          <w:ins w:id="1875" w:author="Valentin Dimitrov" w:date="2017-07-11T19:22:00Z"/>
          <w:rFonts w:cstheme="minorHAnsi"/>
          <w:noProof/>
        </w:rPr>
      </w:pPr>
      <w:ins w:id="1876" w:author="Valentin Dimitrov" w:date="2017-07-11T17:48:00Z">
        <w:r>
          <w:t xml:space="preserve">In this command our task is to </w:t>
        </w:r>
        <w:r w:rsidRPr="00B7064B">
          <w:rPr>
            <w:b/>
            <w:rPrChange w:id="1877" w:author="Valentin Dimitrov" w:date="2017-07-11T19:19:00Z">
              <w:rPr/>
            </w:rPrChange>
          </w:rPr>
          <w:t>create</w:t>
        </w:r>
        <w:r>
          <w:t xml:space="preserve"> </w:t>
        </w:r>
      </w:ins>
      <w:ins w:id="1878" w:author="Valentin Dimitrov" w:date="2017-07-11T17:49:00Z">
        <w:r>
          <w:t>one</w:t>
        </w:r>
      </w:ins>
      <w:ins w:id="1879" w:author="Valentin Dimitrov" w:date="2017-07-11T17:48:00Z">
        <w:r>
          <w:t xml:space="preserve"> new instance </w:t>
        </w:r>
      </w:ins>
      <w:ins w:id="1880" w:author="Valentin Dimitrov" w:date="2017-07-11T17:49:00Z">
        <w:r>
          <w:t>of some of the four types of Benders</w:t>
        </w:r>
        <w:r w:rsidR="0010158B">
          <w:t xml:space="preserve"> and </w:t>
        </w:r>
        <w:r w:rsidR="0010158B" w:rsidRPr="00B7064B">
          <w:rPr>
            <w:b/>
            <w:rPrChange w:id="1881" w:author="Valentin Dimitrov" w:date="2017-07-11T19:19:00Z">
              <w:rPr/>
            </w:rPrChange>
          </w:rPr>
          <w:t>add</w:t>
        </w:r>
        <w:r w:rsidR="0010158B">
          <w:t xml:space="preserve"> it to </w:t>
        </w:r>
      </w:ins>
      <w:ins w:id="1882" w:author="Valentin Dimitrov" w:date="2017-07-11T17:50:00Z">
        <w:r w:rsidR="0010158B">
          <w:t xml:space="preserve">the according nation of the </w:t>
        </w:r>
      </w:ins>
      <w:ins w:id="1883" w:author="Valentin Dimitrov" w:date="2017-07-11T18:46:00Z">
        <w:r w:rsidR="00604D87">
          <w:t>Benders</w:t>
        </w:r>
      </w:ins>
      <w:ins w:id="1884" w:author="Valentin Dimitrov" w:date="2017-07-11T17:50:00Z">
        <w:r w:rsidR="0010158B">
          <w:t xml:space="preserve"> type.</w:t>
        </w:r>
      </w:ins>
      <w:ins w:id="1885" w:author="Valentin Dimitrov" w:date="2017-07-11T19:00:00Z">
        <w:r w:rsidR="00CF43B9">
          <w:t xml:space="preserve"> </w:t>
        </w:r>
      </w:ins>
      <w:ins w:id="1886" w:author="Valentin Dimitrov" w:date="2017-07-11T19:01:00Z">
        <w:r w:rsidR="00CF43B9">
          <w:t xml:space="preserve">This will be done in the </w:t>
        </w:r>
        <w:r w:rsidR="00CF43B9">
          <w:rPr>
            <w:noProof/>
          </w:rPr>
          <w:t>NationsBuilder</w:t>
        </w:r>
        <w:r w:rsidR="00CF43B9">
          <w:t xml:space="preserve"> class’</w:t>
        </w:r>
      </w:ins>
      <w:ins w:id="1887" w:author="Valentin Dimitrov" w:date="2017-07-11T21:55:00Z">
        <w:r w:rsidR="00BF3839">
          <w:t>s</w:t>
        </w:r>
      </w:ins>
      <w:ins w:id="1888" w:author="Valentin Dimitrov" w:date="2017-07-11T19:01:00Z">
        <w:r w:rsidR="00CF43B9">
          <w:t xml:space="preserve"> method </w:t>
        </w:r>
        <w:r w:rsidR="00CF43B9" w:rsidRPr="00CF43B9">
          <w:rPr>
            <w:rFonts w:ascii="Consolas" w:hAnsi="Consolas"/>
            <w:b/>
            <w:noProof/>
            <w:rPrChange w:id="1889" w:author="Valentin Dimitrov" w:date="2017-07-11T19:02:00Z">
              <w:rPr/>
            </w:rPrChange>
          </w:rPr>
          <w:t>AssignBender().</w:t>
        </w:r>
      </w:ins>
      <w:ins w:id="1890" w:author="Valentin Dimitrov" w:date="2017-07-11T18:47:00Z">
        <w:r w:rsidR="006D7C4D">
          <w:t xml:space="preserve"> </w:t>
        </w:r>
      </w:ins>
      <w:ins w:id="1891" w:author="Valentin Dimitrov" w:date="2017-07-11T19:15:00Z">
        <w:r w:rsidR="00FE65DB">
          <w:t xml:space="preserve">This method should create and add the </w:t>
        </w:r>
        <w:r w:rsidR="00FE65DB" w:rsidRPr="00B7064B">
          <w:rPr>
            <w:b/>
            <w:rPrChange w:id="1892" w:author="Valentin Dimitrov" w:date="2017-07-11T19:20:00Z">
              <w:rPr/>
            </w:rPrChange>
          </w:rPr>
          <w:t>new</w:t>
        </w:r>
        <w:r w:rsidR="00FE65DB">
          <w:t xml:space="preserve"> Bender to it</w:t>
        </w:r>
      </w:ins>
      <w:ins w:id="1893" w:author="Valentin Dimitrov" w:date="2017-07-11T19:16:00Z">
        <w:r w:rsidR="00FE65DB">
          <w:t xml:space="preserve">s nation. </w:t>
        </w:r>
      </w:ins>
    </w:p>
    <w:p w:rsidR="000F7519" w:rsidRDefault="000F7519">
      <w:pPr>
        <w:rPr>
          <w:ins w:id="1894" w:author="Valentin Dimitrov" w:date="2017-07-11T19:23:00Z"/>
        </w:rPr>
      </w:pPr>
      <w:ins w:id="1895" w:author="Valentin Dimitrov" w:date="2017-07-11T19:22:00Z">
        <w:r>
          <w:rPr>
            <w:noProof/>
          </w:rPr>
          <w:drawing>
            <wp:inline distT="0" distB="0" distL="0" distR="0" wp14:anchorId="1D28F425" wp14:editId="731A9DE1">
              <wp:extent cx="3739486" cy="115282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2668" cy="1172306"/>
                      </a:xfrm>
                      <a:prstGeom prst="rect">
                        <a:avLst/>
                      </a:prstGeom>
                    </pic:spPr>
                  </pic:pic>
                </a:graphicData>
              </a:graphic>
            </wp:inline>
          </w:drawing>
        </w:r>
      </w:ins>
    </w:p>
    <w:p w:rsidR="00972416" w:rsidRDefault="006176E0">
      <w:pPr>
        <w:ind w:firstLine="284"/>
        <w:rPr>
          <w:ins w:id="1896" w:author="Valentin Dimitrov" w:date="2017-07-11T19:22:00Z"/>
        </w:rPr>
        <w:pPrChange w:id="1897" w:author="Valentin Dimitrov" w:date="2017-07-11T19:24:00Z">
          <w:pPr/>
        </w:pPrChange>
      </w:pPr>
      <w:ins w:id="1898" w:author="Valentin Dimitrov" w:date="2017-07-11T19:25:00Z">
        <w:r>
          <w:t>C</w:t>
        </w:r>
      </w:ins>
      <w:ins w:id="1899" w:author="Valentin Dimitrov" w:date="2017-07-11T19:23:00Z">
        <w:r w:rsidR="00972416">
          <w:t xml:space="preserve">reate and assign have </w:t>
        </w:r>
        <w:r w:rsidR="00972416" w:rsidRPr="00B819A2">
          <w:rPr>
            <w:b/>
          </w:rPr>
          <w:t>different</w:t>
        </w:r>
        <w:r w:rsidR="00972416">
          <w:t xml:space="preserve"> </w:t>
        </w:r>
        <w:r w:rsidR="00972416" w:rsidRPr="00B819A2">
          <w:rPr>
            <w:b/>
          </w:rPr>
          <w:t>meanings</w:t>
        </w:r>
      </w:ins>
      <w:ins w:id="1900" w:author="Valentin Dimitrov" w:date="2017-07-11T19:25:00Z">
        <w:r>
          <w:rPr>
            <w:b/>
          </w:rPr>
          <w:t xml:space="preserve"> </w:t>
        </w:r>
        <w:r w:rsidRPr="006176E0">
          <w:rPr>
            <w:rPrChange w:id="1901" w:author="Valentin Dimitrov" w:date="2017-07-11T19:25:00Z">
              <w:rPr>
                <w:b/>
              </w:rPr>
            </w:rPrChange>
          </w:rPr>
          <w:t>though</w:t>
        </w:r>
      </w:ins>
      <w:ins w:id="1902" w:author="Valentin Dimitrov" w:date="2017-07-11T19:23:00Z">
        <w:r w:rsidR="00972416">
          <w:t xml:space="preserve"> so we will extract the creation itself in another </w:t>
        </w:r>
        <w:r w:rsidR="00972416" w:rsidRPr="00B819A2">
          <w:rPr>
            <w:b/>
          </w:rPr>
          <w:t>private method</w:t>
        </w:r>
        <w:r w:rsidR="00972416">
          <w:t xml:space="preserve"> called </w:t>
        </w:r>
        <w:r w:rsidR="00972416" w:rsidRPr="00B819A2">
          <w:rPr>
            <w:rFonts w:ascii="Consolas" w:hAnsi="Consolas"/>
            <w:b/>
            <w:noProof/>
          </w:rPr>
          <w:t>GetBender()</w:t>
        </w:r>
        <w:r w:rsidR="00972416" w:rsidRPr="00B819A2">
          <w:rPr>
            <w:rFonts w:cstheme="minorHAnsi"/>
            <w:noProof/>
          </w:rPr>
          <w:t>.</w:t>
        </w:r>
        <w:r w:rsidR="00972416">
          <w:rPr>
            <w:rFonts w:cstheme="minorHAnsi"/>
            <w:noProof/>
          </w:rPr>
          <w:t xml:space="preserve"> It’s function is very similar to a factory in a Factory pattern but we won’t complicate the code that further.</w:t>
        </w:r>
      </w:ins>
    </w:p>
    <w:p w:rsidR="000F7519" w:rsidRDefault="00FB4A02">
      <w:pPr>
        <w:rPr>
          <w:ins w:id="1903" w:author="Valentin Dimitrov" w:date="2017-07-11T19:23:00Z"/>
        </w:rPr>
      </w:pPr>
      <w:ins w:id="1904" w:author="Valentin Dimitrov" w:date="2017-07-11T23:37:00Z">
        <w:r>
          <w:rPr>
            <w:noProof/>
          </w:rPr>
          <w:drawing>
            <wp:inline distT="0" distB="0" distL="0" distR="0" wp14:anchorId="093C8F21" wp14:editId="1CB5F1F2">
              <wp:extent cx="4968928" cy="32004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99198" cy="3219897"/>
                      </a:xfrm>
                      <a:prstGeom prst="rect">
                        <a:avLst/>
                      </a:prstGeom>
                    </pic:spPr>
                  </pic:pic>
                </a:graphicData>
              </a:graphic>
            </wp:inline>
          </w:drawing>
        </w:r>
      </w:ins>
    </w:p>
    <w:p w:rsidR="005A1CED" w:rsidRDefault="00B82A66">
      <w:pPr>
        <w:ind w:firstLine="284"/>
        <w:rPr>
          <w:ins w:id="1905" w:author="Valentin Dimitrov" w:date="2017-07-11T23:02:00Z"/>
        </w:rPr>
        <w:pPrChange w:id="1906" w:author="Valentin Dimitrov" w:date="2017-07-11T23:02:00Z">
          <w:pPr/>
        </w:pPrChange>
      </w:pPr>
      <w:ins w:id="1907" w:author="Valentin Dimitrov" w:date="2017-07-11T19:26:00Z">
        <w:r>
          <w:lastRenderedPageBreak/>
          <w:t xml:space="preserve">Also a new method in the </w:t>
        </w:r>
        <w:r w:rsidRPr="00B82A66">
          <w:rPr>
            <w:b/>
            <w:rPrChange w:id="1908" w:author="Valentin Dimitrov" w:date="2017-07-11T19:26:00Z">
              <w:rPr/>
            </w:rPrChange>
          </w:rPr>
          <w:t>Nation</w:t>
        </w:r>
        <w:r>
          <w:rPr>
            <w:b/>
          </w:rPr>
          <w:t xml:space="preserve"> class </w:t>
        </w:r>
        <w:r>
          <w:t xml:space="preserve">is needed – </w:t>
        </w:r>
        <w:r w:rsidRPr="00B82A66">
          <w:rPr>
            <w:rFonts w:ascii="Consolas" w:hAnsi="Consolas"/>
            <w:b/>
            <w:noProof/>
            <w:rPrChange w:id="1909" w:author="Valentin Dimitrov" w:date="2017-07-11T19:27:00Z">
              <w:rPr/>
            </w:rPrChange>
          </w:rPr>
          <w:t>AddBender()</w:t>
        </w:r>
        <w:r>
          <w:t xml:space="preserve">. Its function is just to add the newly created bender to the </w:t>
        </w:r>
      </w:ins>
      <w:ins w:id="1910" w:author="Valentin Dimitrov" w:date="2017-07-11T19:27:00Z">
        <w:r>
          <w:t xml:space="preserve">nations </w:t>
        </w:r>
      </w:ins>
      <w:ins w:id="1911" w:author="Valentin Dimitrov" w:date="2017-07-11T19:26:00Z">
        <w:r>
          <w:t xml:space="preserve">collection of </w:t>
        </w:r>
      </w:ins>
      <w:ins w:id="1912" w:author="Valentin Dimitrov" w:date="2017-07-11T19:27:00Z">
        <w:r>
          <w:t>benders.</w:t>
        </w:r>
      </w:ins>
      <w:ins w:id="1913" w:author="Valentin Dimitrov" w:date="2017-07-11T22:03:00Z">
        <w:r w:rsidR="00B46640">
          <w:t xml:space="preserve"> </w:t>
        </w:r>
      </w:ins>
    </w:p>
    <w:p w:rsidR="00B46640" w:rsidRDefault="00EC6BE6">
      <w:pPr>
        <w:rPr>
          <w:ins w:id="1914" w:author="Valentin Dimitrov" w:date="2017-07-11T23:15:00Z"/>
        </w:rPr>
      </w:pPr>
      <w:ins w:id="1915" w:author="Valentin Dimitrov" w:date="2017-07-11T23:21:00Z">
        <w:r>
          <w:rPr>
            <w:noProof/>
          </w:rPr>
          <w:drawing>
            <wp:inline distT="0" distB="0" distL="0" distR="0" wp14:anchorId="5F30366C" wp14:editId="7C18BF65">
              <wp:extent cx="4817659" cy="2950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12"/>
                      <a:stretch/>
                    </pic:blipFill>
                    <pic:spPr bwMode="auto">
                      <a:xfrm>
                        <a:off x="0" y="0"/>
                        <a:ext cx="4972470" cy="304516"/>
                      </a:xfrm>
                      <a:prstGeom prst="rect">
                        <a:avLst/>
                      </a:prstGeom>
                      <a:ln>
                        <a:noFill/>
                      </a:ln>
                      <a:extLst>
                        <a:ext uri="{53640926-AAD7-44D8-BBD7-CCE9431645EC}">
                          <a14:shadowObscured xmlns:a14="http://schemas.microsoft.com/office/drawing/2010/main"/>
                        </a:ext>
                      </a:extLst>
                    </pic:spPr>
                  </pic:pic>
                </a:graphicData>
              </a:graphic>
            </wp:inline>
          </w:drawing>
        </w:r>
      </w:ins>
    </w:p>
    <w:p w:rsidR="00914AB6" w:rsidRDefault="00EC6BE6">
      <w:pPr>
        <w:pStyle w:val="Heading3"/>
        <w:rPr>
          <w:ins w:id="1916" w:author="Valentin Dimitrov" w:date="2017-07-11T23:16:00Z"/>
        </w:rPr>
        <w:pPrChange w:id="1917" w:author="Valentin Dimitrov" w:date="2017-07-11T23:15:00Z">
          <w:pPr/>
        </w:pPrChange>
      </w:pPr>
      <w:ins w:id="1918" w:author="Valentin Dimitrov" w:date="2017-07-11T23:16:00Z">
        <w:r>
          <w:t>Monument Command</w:t>
        </w:r>
      </w:ins>
    </w:p>
    <w:p w:rsidR="00EC6BE6" w:rsidRDefault="0078789A">
      <w:pPr>
        <w:rPr>
          <w:ins w:id="1919" w:author="Valentin Dimitrov" w:date="2017-07-11T23:25:00Z"/>
        </w:rPr>
      </w:pPr>
      <w:ins w:id="1920" w:author="Valentin Dimitrov" w:date="2017-07-11T23:21:00Z">
        <w:r>
          <w:t xml:space="preserve">The Monument command </w:t>
        </w:r>
        <w:r w:rsidR="0072684F">
          <w:t>has exact</w:t>
        </w:r>
      </w:ins>
      <w:ins w:id="1921" w:author="Valentin Dimitrov" w:date="2017-07-11T23:24:00Z">
        <w:r w:rsidR="0072684F">
          <w:t>ly the</w:t>
        </w:r>
      </w:ins>
      <w:ins w:id="1922" w:author="Valentin Dimitrov" w:date="2017-07-11T23:21:00Z">
        <w:r>
          <w:t xml:space="preserve"> </w:t>
        </w:r>
      </w:ins>
      <w:ins w:id="1923" w:author="Valentin Dimitrov" w:date="2017-07-11T23:22:00Z">
        <w:r>
          <w:t xml:space="preserve">same structure as the previous one and the same methods should be implemented. </w:t>
        </w:r>
      </w:ins>
      <w:ins w:id="1924" w:author="Valentin Dimitrov" w:date="2017-07-11T23:24:00Z">
        <w:r w:rsidR="0072684F">
          <w:t xml:space="preserve">You can repeat the steps </w:t>
        </w:r>
      </w:ins>
      <w:ins w:id="1925" w:author="Valentin Dimitrov" w:date="2017-07-11T23:25:00Z">
        <w:r w:rsidR="0072684F">
          <w:t>b</w:t>
        </w:r>
      </w:ins>
      <w:ins w:id="1926" w:author="Valentin Dimitrov" w:date="2017-07-11T23:22:00Z">
        <w:r>
          <w:t>ut instead of Benders we are working with Monuments.</w:t>
        </w:r>
      </w:ins>
      <w:ins w:id="1927" w:author="Valentin Dimitrov" w:date="2017-07-11T23:25:00Z">
        <w:r w:rsidR="00AA187F">
          <w:t xml:space="preserve"> The methods you should have</w:t>
        </w:r>
      </w:ins>
      <w:ins w:id="1928" w:author="Valentin Dimitrov" w:date="2017-07-11T23:32:00Z">
        <w:r w:rsidR="00A4353B">
          <w:t xml:space="preserve"> created</w:t>
        </w:r>
      </w:ins>
      <w:ins w:id="1929" w:author="Valentin Dimitrov" w:date="2017-07-11T23:25:00Z">
        <w:r w:rsidR="00AA187F">
          <w:t xml:space="preserve"> in the end are:</w:t>
        </w:r>
      </w:ins>
    </w:p>
    <w:p w:rsidR="00AA187F" w:rsidRPr="004C7AEE" w:rsidRDefault="00AA187F">
      <w:pPr>
        <w:pStyle w:val="ListParagraph"/>
        <w:numPr>
          <w:ilvl w:val="0"/>
          <w:numId w:val="30"/>
        </w:numPr>
        <w:rPr>
          <w:ins w:id="1930" w:author="Valentin Dimitrov" w:date="2017-07-11T23:31:00Z"/>
          <w:rPrChange w:id="1931" w:author="Valentin Dimitrov" w:date="2017-07-11T23:31:00Z">
            <w:rPr>
              <w:ins w:id="1932" w:author="Valentin Dimitrov" w:date="2017-07-11T23:31:00Z"/>
              <w:rFonts w:ascii="Consolas" w:hAnsi="Consolas"/>
              <w:b/>
              <w:noProof/>
              <w:lang w:val="bg-BG"/>
            </w:rPr>
          </w:rPrChange>
        </w:rPr>
        <w:pPrChange w:id="1933" w:author="Valentin Dimitrov" w:date="2017-07-11T23:25:00Z">
          <w:pPr/>
        </w:pPrChange>
      </w:pPr>
      <w:ins w:id="1934" w:author="Valentin Dimitrov" w:date="2017-07-11T23:30:00Z">
        <w:r>
          <w:rPr>
            <w:rFonts w:ascii="Consolas" w:hAnsi="Consolas"/>
            <w:b/>
            <w:noProof/>
          </w:rPr>
          <w:t>AssignMonument</w:t>
        </w:r>
        <w:r w:rsidRPr="00B819A2">
          <w:rPr>
            <w:rFonts w:ascii="Consolas" w:hAnsi="Consolas"/>
            <w:b/>
            <w:noProof/>
          </w:rPr>
          <w:t>(</w:t>
        </w:r>
        <w:r>
          <w:rPr>
            <w:rFonts w:ascii="Consolas" w:hAnsi="Consolas"/>
            <w:b/>
            <w:noProof/>
          </w:rPr>
          <w:t xml:space="preserve">List&lt;string&gt; </w:t>
        </w:r>
      </w:ins>
      <w:ins w:id="1935" w:author="Valentin Dimitrov" w:date="2017-07-11T23:31:00Z">
        <w:r>
          <w:rPr>
            <w:rFonts w:ascii="Consolas" w:hAnsi="Consolas"/>
            <w:b/>
            <w:noProof/>
          </w:rPr>
          <w:t>monumentArgs</w:t>
        </w:r>
      </w:ins>
      <w:ins w:id="1936" w:author="Valentin Dimitrov" w:date="2017-07-11T23:30:00Z">
        <w:r w:rsidRPr="00B819A2">
          <w:rPr>
            <w:rFonts w:ascii="Consolas" w:hAnsi="Consolas"/>
            <w:b/>
            <w:noProof/>
          </w:rPr>
          <w:t>)</w:t>
        </w:r>
      </w:ins>
      <w:ins w:id="1937" w:author="Valentin Dimitrov" w:date="2017-07-11T23:31:00Z">
        <w:r w:rsidR="004C7AEE">
          <w:rPr>
            <w:rFonts w:ascii="Consolas" w:hAnsi="Consolas"/>
            <w:b/>
            <w:noProof/>
            <w:lang w:val="bg-BG"/>
          </w:rPr>
          <w:t xml:space="preserve"> </w:t>
        </w:r>
      </w:ins>
      <w:ins w:id="1938" w:author="Valentin Dimitrov" w:date="2017-07-11T23:32:00Z">
        <w:r w:rsidR="004C7AEE">
          <w:rPr>
            <w:rFonts w:ascii="Consolas" w:hAnsi="Consolas"/>
            <w:b/>
            <w:noProof/>
          </w:rPr>
          <w:t xml:space="preserve">- </w:t>
        </w:r>
        <w:r w:rsidR="004C7AEE">
          <w:t xml:space="preserve">inside the </w:t>
        </w:r>
        <w:r w:rsidR="004C7AEE">
          <w:rPr>
            <w:noProof/>
          </w:rPr>
          <w:t>NationsBuilder</w:t>
        </w:r>
        <w:r w:rsidR="004C7AEE">
          <w:t xml:space="preserve"> class</w:t>
        </w:r>
      </w:ins>
    </w:p>
    <w:p w:rsidR="004C7AEE" w:rsidRPr="00A4353B" w:rsidRDefault="00A4353B">
      <w:pPr>
        <w:pStyle w:val="ListParagraph"/>
        <w:numPr>
          <w:ilvl w:val="0"/>
          <w:numId w:val="30"/>
        </w:numPr>
        <w:rPr>
          <w:ins w:id="1939" w:author="Valentin Dimitrov" w:date="2017-07-11T23:32:00Z"/>
          <w:rPrChange w:id="1940" w:author="Valentin Dimitrov" w:date="2017-07-11T23:32:00Z">
            <w:rPr>
              <w:ins w:id="1941" w:author="Valentin Dimitrov" w:date="2017-07-11T23:32:00Z"/>
              <w:rFonts w:ascii="Consolas" w:hAnsi="Consolas"/>
              <w:b/>
              <w:noProof/>
            </w:rPr>
          </w:rPrChange>
        </w:rPr>
        <w:pPrChange w:id="1942" w:author="Valentin Dimitrov" w:date="2017-07-11T23:25:00Z">
          <w:pPr/>
        </w:pPrChange>
      </w:pPr>
      <w:ins w:id="1943" w:author="Valentin Dimitrov" w:date="2017-07-11T23:32:00Z">
        <w:r>
          <w:rPr>
            <w:rFonts w:ascii="Consolas" w:hAnsi="Consolas"/>
            <w:b/>
            <w:noProof/>
          </w:rPr>
          <w:t>GetMonument</w:t>
        </w:r>
        <w:r w:rsidRPr="00B819A2">
          <w:rPr>
            <w:rFonts w:ascii="Consolas" w:hAnsi="Consolas"/>
            <w:b/>
            <w:noProof/>
          </w:rPr>
          <w:t>(</w:t>
        </w:r>
      </w:ins>
      <w:ins w:id="1944" w:author="Valentin Dimitrov" w:date="2017-07-11T23:33:00Z">
        <w:r>
          <w:rPr>
            <w:rFonts w:ascii="Consolas" w:hAnsi="Consolas"/>
            <w:b/>
            <w:noProof/>
          </w:rPr>
          <w:t>List&lt;string&gt; monumentArgs</w:t>
        </w:r>
      </w:ins>
      <w:ins w:id="1945" w:author="Valentin Dimitrov" w:date="2017-07-11T23:32:00Z">
        <w:r w:rsidRPr="00B819A2">
          <w:rPr>
            <w:rFonts w:ascii="Consolas" w:hAnsi="Consolas"/>
            <w:b/>
            <w:noProof/>
          </w:rPr>
          <w:t>)</w:t>
        </w:r>
      </w:ins>
      <w:ins w:id="1946" w:author="Valentin Dimitrov" w:date="2017-07-11T23:33:00Z">
        <w:r w:rsidRPr="00A4353B">
          <w:rPr>
            <w:rFonts w:ascii="Consolas" w:hAnsi="Consolas"/>
            <w:b/>
            <w:noProof/>
          </w:rPr>
          <w:t xml:space="preserve"> </w:t>
        </w:r>
        <w:r>
          <w:rPr>
            <w:rFonts w:ascii="Consolas" w:hAnsi="Consolas"/>
            <w:b/>
            <w:noProof/>
          </w:rPr>
          <w:t xml:space="preserve">- </w:t>
        </w:r>
        <w:r>
          <w:t xml:space="preserve">inside the </w:t>
        </w:r>
        <w:r>
          <w:rPr>
            <w:noProof/>
          </w:rPr>
          <w:t>NationsBuilder</w:t>
        </w:r>
        <w:r>
          <w:t xml:space="preserve"> class</w:t>
        </w:r>
      </w:ins>
    </w:p>
    <w:p w:rsidR="00A4353B" w:rsidRDefault="00A4353B">
      <w:pPr>
        <w:pStyle w:val="ListParagraph"/>
        <w:numPr>
          <w:ilvl w:val="0"/>
          <w:numId w:val="30"/>
        </w:numPr>
        <w:rPr>
          <w:ins w:id="1947" w:author="Valentin Dimitrov" w:date="2017-07-11T23:33:00Z"/>
        </w:rPr>
        <w:pPrChange w:id="1948" w:author="Valentin Dimitrov" w:date="2017-07-11T23:25:00Z">
          <w:pPr/>
        </w:pPrChange>
      </w:pPr>
      <w:ins w:id="1949" w:author="Valentin Dimitrov" w:date="2017-07-11T23:32:00Z">
        <w:r>
          <w:rPr>
            <w:rFonts w:ascii="Consolas" w:hAnsi="Consolas"/>
            <w:b/>
            <w:noProof/>
          </w:rPr>
          <w:t>AddMonument</w:t>
        </w:r>
        <w:r w:rsidRPr="00B819A2">
          <w:rPr>
            <w:rFonts w:ascii="Consolas" w:hAnsi="Consolas"/>
            <w:b/>
            <w:noProof/>
          </w:rPr>
          <w:t>(</w:t>
        </w:r>
      </w:ins>
      <w:ins w:id="1950" w:author="Valentin Dimitrov" w:date="2017-07-11T23:33:00Z">
        <w:r>
          <w:rPr>
            <w:rFonts w:ascii="Consolas" w:hAnsi="Consolas"/>
            <w:b/>
            <w:noProof/>
          </w:rPr>
          <w:t>Monument monument</w:t>
        </w:r>
      </w:ins>
      <w:ins w:id="1951" w:author="Valentin Dimitrov" w:date="2017-07-11T23:32:00Z">
        <w:r w:rsidRPr="00B819A2">
          <w:rPr>
            <w:rFonts w:ascii="Consolas" w:hAnsi="Consolas"/>
            <w:b/>
            <w:noProof/>
          </w:rPr>
          <w:t>)</w:t>
        </w:r>
      </w:ins>
      <w:ins w:id="1952" w:author="Valentin Dimitrov" w:date="2017-07-11T23:33:00Z">
        <w:r>
          <w:rPr>
            <w:rFonts w:ascii="Consolas" w:hAnsi="Consolas"/>
            <w:b/>
            <w:noProof/>
          </w:rPr>
          <w:t xml:space="preserve">- </w:t>
        </w:r>
        <w:r>
          <w:t xml:space="preserve">inside the </w:t>
        </w:r>
        <w:r>
          <w:rPr>
            <w:noProof/>
          </w:rPr>
          <w:t>Nation</w:t>
        </w:r>
        <w:r>
          <w:t xml:space="preserve"> class</w:t>
        </w:r>
      </w:ins>
    </w:p>
    <w:p w:rsidR="00FB4A02" w:rsidRDefault="00FB4A02">
      <w:pPr>
        <w:pStyle w:val="Heading3"/>
        <w:rPr>
          <w:ins w:id="1953" w:author="Valentin Dimitrov" w:date="2017-07-11T23:40:00Z"/>
        </w:rPr>
        <w:pPrChange w:id="1954" w:author="Valentin Dimitrov" w:date="2017-07-11T23:33:00Z">
          <w:pPr/>
        </w:pPrChange>
      </w:pPr>
      <w:ins w:id="1955" w:author="Valentin Dimitrov" w:date="2017-07-11T23:40:00Z">
        <w:r>
          <w:t>Status Command</w:t>
        </w:r>
      </w:ins>
    </w:p>
    <w:p w:rsidR="00FB4A02" w:rsidRDefault="00FB4A02">
      <w:pPr>
        <w:rPr>
          <w:ins w:id="1956" w:author="Valentin Dimitrov" w:date="2017-07-11T23:48:00Z"/>
        </w:rPr>
      </w:pPr>
      <w:ins w:id="1957" w:author="Valentin Dimitrov" w:date="2017-07-11T23:41:00Z">
        <w:r>
          <w:t xml:space="preserve">This command asks us to </w:t>
        </w:r>
        <w:r w:rsidRPr="00BD4F1F">
          <w:rPr>
            <w:b/>
            <w:rPrChange w:id="1958" w:author="Valentin Dimitrov" w:date="2017-07-11T23:44:00Z">
              <w:rPr/>
            </w:rPrChange>
          </w:rPr>
          <w:t>print detailed information</w:t>
        </w:r>
        <w:r>
          <w:t xml:space="preserve"> about the </w:t>
        </w:r>
      </w:ins>
      <w:ins w:id="1959" w:author="Valentin Dimitrov" w:date="2017-07-11T23:43:00Z">
        <w:r w:rsidR="00BD4F1F">
          <w:t xml:space="preserve">nation whose </w:t>
        </w:r>
        <w:r w:rsidR="00BD4F1F" w:rsidRPr="003352C3">
          <w:rPr>
            <w:b/>
            <w:rPrChange w:id="1960" w:author="Valentin Dimitrov" w:date="2017-07-11T23:44:00Z">
              <w:rPr/>
            </w:rPrChange>
          </w:rPr>
          <w:t>type</w:t>
        </w:r>
        <w:r w:rsidR="00BD4F1F">
          <w:t xml:space="preserve"> is passed as a parameter. </w:t>
        </w:r>
      </w:ins>
      <w:ins w:id="1961" w:author="Valentin Dimitrov" w:date="2017-07-11T23:48:00Z">
        <w:r w:rsidR="00515ED6">
          <w:t>These details include information about the Benders and Monuments for the current nation.</w:t>
        </w:r>
      </w:ins>
    </w:p>
    <w:p w:rsidR="00515ED6" w:rsidRDefault="00515ED6">
      <w:pPr>
        <w:rPr>
          <w:ins w:id="1962" w:author="Valentin Dimitrov" w:date="2017-07-11T23:49:00Z"/>
        </w:rPr>
      </w:pPr>
      <w:ins w:id="1963" w:author="Valentin Dimitrov" w:date="2017-07-11T23:48:00Z">
        <w:r>
          <w:tab/>
          <w:t xml:space="preserve">Let’s create the Benders string representation first. It is supposed to have the </w:t>
        </w:r>
      </w:ins>
      <w:ins w:id="1964" w:author="Valentin Dimitrov" w:date="2017-07-11T23:49:00Z">
        <w:r>
          <w:t>following</w:t>
        </w:r>
      </w:ins>
      <w:ins w:id="1965" w:author="Valentin Dimitrov" w:date="2017-07-11T23:48:00Z">
        <w:r>
          <w:t xml:space="preserve"> </w:t>
        </w:r>
      </w:ins>
      <w:ins w:id="1966" w:author="Valentin Dimitrov" w:date="2017-07-11T23:49:00Z">
        <w:r>
          <w:t>pattern:</w:t>
        </w:r>
      </w:ins>
    </w:p>
    <w:p w:rsidR="00515ED6" w:rsidRDefault="00515ED6">
      <w:pPr>
        <w:rPr>
          <w:ins w:id="1967" w:author="Valentin Dimitrov" w:date="2017-07-11T23:49:00Z"/>
        </w:rPr>
      </w:pPr>
      <w:ins w:id="1968" w:author="Valentin Dimitrov" w:date="2017-07-11T23:49:00Z">
        <w:r>
          <w:rPr>
            <w:noProof/>
          </w:rPr>
          <w:drawing>
            <wp:inline distT="0" distB="0" distL="0" distR="0" wp14:anchorId="55340E48" wp14:editId="54601F50">
              <wp:extent cx="6626225" cy="283845"/>
              <wp:effectExtent l="0" t="0" r="317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26225" cy="283845"/>
                      </a:xfrm>
                      <a:prstGeom prst="rect">
                        <a:avLst/>
                      </a:prstGeom>
                    </pic:spPr>
                  </pic:pic>
                </a:graphicData>
              </a:graphic>
            </wp:inline>
          </w:drawing>
        </w:r>
      </w:ins>
    </w:p>
    <w:p w:rsidR="00515ED6" w:rsidRDefault="00515ED6">
      <w:pPr>
        <w:ind w:firstLine="284"/>
        <w:rPr>
          <w:ins w:id="1969" w:author="Valentin Dimitrov" w:date="2017-07-12T12:30:00Z"/>
        </w:rPr>
        <w:pPrChange w:id="1970" w:author="Valentin Dimitrov" w:date="2017-07-12T00:07:00Z">
          <w:pPr/>
        </w:pPrChange>
      </w:pPr>
      <w:ins w:id="1971" w:author="Valentin Dimitrov" w:date="2017-07-11T23:50:00Z">
        <w:r>
          <w:t xml:space="preserve">The information for the first two parameters is hold in the abstract Bender class which means we can override its </w:t>
        </w:r>
        <w:r w:rsidRPr="00515ED6">
          <w:rPr>
            <w:rFonts w:ascii="Consolas" w:hAnsi="Consolas"/>
            <w:b/>
            <w:noProof/>
            <w:rPrChange w:id="1972" w:author="Valentin Dimitrov" w:date="2017-07-11T23:51:00Z">
              <w:rPr/>
            </w:rPrChange>
          </w:rPr>
          <w:t>ToString()</w:t>
        </w:r>
        <w:r>
          <w:t xml:space="preserve"> method</w:t>
        </w:r>
      </w:ins>
      <w:ins w:id="1973" w:author="Valentin Dimitrov" w:date="2017-07-11T23:51:00Z">
        <w:r w:rsidR="00052B24">
          <w:t xml:space="preserve"> like this:</w:t>
        </w:r>
      </w:ins>
    </w:p>
    <w:p w:rsidR="001D6831" w:rsidRDefault="001D6831">
      <w:pPr>
        <w:rPr>
          <w:ins w:id="1974" w:author="Valentin Dimitrov" w:date="2017-07-12T00:09:00Z"/>
        </w:rPr>
      </w:pPr>
      <w:ins w:id="1975" w:author="Valentin Dimitrov" w:date="2017-07-12T12:30:00Z">
        <w:r>
          <w:rPr>
            <w:noProof/>
          </w:rPr>
          <w:drawing>
            <wp:inline distT="0" distB="0" distL="0" distR="0" wp14:anchorId="709A0B0F" wp14:editId="09ED8C13">
              <wp:extent cx="4101152" cy="12816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1777" cy="1284930"/>
                      </a:xfrm>
                      <a:prstGeom prst="rect">
                        <a:avLst/>
                      </a:prstGeom>
                    </pic:spPr>
                  </pic:pic>
                </a:graphicData>
              </a:graphic>
            </wp:inline>
          </w:drawing>
        </w:r>
      </w:ins>
    </w:p>
    <w:p w:rsidR="006E3F50" w:rsidRDefault="00130208">
      <w:pPr>
        <w:ind w:firstLine="284"/>
        <w:rPr>
          <w:ins w:id="1976" w:author="Valentin Dimitrov" w:date="2017-07-12T00:09:00Z"/>
        </w:rPr>
        <w:pPrChange w:id="1977" w:author="Valentin Dimitrov" w:date="2017-07-12T00:08:00Z">
          <w:pPr/>
        </w:pPrChange>
      </w:pPr>
      <w:ins w:id="1978" w:author="Valentin Dimitrov" w:date="2017-07-12T12:30:00Z">
        <w:r>
          <w:t xml:space="preserve">The name of the current class is taken through the </w:t>
        </w:r>
        <w:r w:rsidRPr="00130208">
          <w:rPr>
            <w:rFonts w:ascii="Consolas" w:hAnsi="Consolas"/>
            <w:b/>
            <w:noProof/>
            <w:rPrChange w:id="1979" w:author="Valentin Dimitrov" w:date="2017-07-12T12:31:00Z">
              <w:rPr/>
            </w:rPrChange>
          </w:rPr>
          <w:t>GetType()</w:t>
        </w:r>
        <w:r>
          <w:t xml:space="preserve"> method and we just insert a </w:t>
        </w:r>
      </w:ins>
      <w:ins w:id="1980" w:author="Valentin Dimitrov" w:date="2017-07-12T12:31:00Z">
        <w:r>
          <w:t>single</w:t>
        </w:r>
      </w:ins>
      <w:ins w:id="1981" w:author="Valentin Dimitrov" w:date="2017-07-12T12:30:00Z">
        <w:r>
          <w:t xml:space="preserve"> </w:t>
        </w:r>
      </w:ins>
      <w:ins w:id="1982" w:author="Valentin Dimitrov" w:date="2017-07-12T12:31:00Z">
        <w:r>
          <w:t xml:space="preserve">space between the two words of the name which fully satisfies the needed output. </w:t>
        </w:r>
      </w:ins>
      <w:ins w:id="1983" w:author="Valentin Dimitrov" w:date="2017-07-12T00:06:00Z">
        <w:r w:rsidR="00EB3F1E">
          <w:t xml:space="preserve">The additional parameter that’s needed in the </w:t>
        </w:r>
      </w:ins>
      <w:ins w:id="1984" w:author="Valentin Dimitrov" w:date="2017-07-12T00:07:00Z">
        <w:r w:rsidR="00EB3F1E">
          <w:t xml:space="preserve">end of the message is unique for every type of Bender. That’s why we will finish this message by overriding the </w:t>
        </w:r>
      </w:ins>
      <w:ins w:id="1985" w:author="Valentin Dimitrov" w:date="2017-07-12T00:08:00Z">
        <w:r w:rsidR="00EB3F1E" w:rsidRPr="00B819A2">
          <w:rPr>
            <w:rFonts w:ascii="Consolas" w:hAnsi="Consolas"/>
            <w:b/>
            <w:noProof/>
          </w:rPr>
          <w:t>ToString()</w:t>
        </w:r>
        <w:r w:rsidR="00EB3F1E">
          <w:rPr>
            <w:rFonts w:ascii="Consolas" w:hAnsi="Consolas"/>
            <w:b/>
            <w:noProof/>
          </w:rPr>
          <w:t xml:space="preserve"> </w:t>
        </w:r>
        <w:r w:rsidR="00EB3F1E">
          <w:t>once again in every child class of the Bender just like this:</w:t>
        </w:r>
      </w:ins>
    </w:p>
    <w:p w:rsidR="00A30B05" w:rsidRDefault="00E45ED9">
      <w:pPr>
        <w:rPr>
          <w:ins w:id="1986" w:author="Valentin Dimitrov" w:date="2017-07-12T00:08:00Z"/>
        </w:rPr>
      </w:pPr>
      <w:ins w:id="1987" w:author="Valentin Dimitrov" w:date="2017-07-12T00:48:00Z">
        <w:r>
          <w:rPr>
            <w:noProof/>
          </w:rPr>
          <w:drawing>
            <wp:inline distT="0" distB="0" distL="0" distR="0" wp14:anchorId="1F7B6C4B" wp14:editId="1A3B415D">
              <wp:extent cx="5152030" cy="40045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3737" cy="404476"/>
                      </a:xfrm>
                      <a:prstGeom prst="rect">
                        <a:avLst/>
                      </a:prstGeom>
                    </pic:spPr>
                  </pic:pic>
                </a:graphicData>
              </a:graphic>
            </wp:inline>
          </w:drawing>
        </w:r>
      </w:ins>
    </w:p>
    <w:p w:rsidR="00463DCC" w:rsidRDefault="00B71899">
      <w:pPr>
        <w:ind w:firstLine="284"/>
        <w:rPr>
          <w:ins w:id="1988" w:author="Valentin Dimitrov" w:date="2017-07-12T00:11:00Z"/>
        </w:rPr>
        <w:pPrChange w:id="1989" w:author="Valentin Dimitrov" w:date="2017-07-12T00:08:00Z">
          <w:pPr/>
        </w:pPrChange>
      </w:pPr>
      <w:ins w:id="1990" w:author="Valentin Dimitrov" w:date="2017-07-12T00:49:00Z">
        <w:r>
          <w:t>If we check the examples</w:t>
        </w:r>
      </w:ins>
      <w:ins w:id="1991" w:author="Valentin Dimitrov" w:date="2017-07-12T00:50:00Z">
        <w:r>
          <w:t>,</w:t>
        </w:r>
      </w:ins>
      <w:ins w:id="1992" w:author="Valentin Dimitrov" w:date="2017-07-12T00:49:00Z">
        <w:r>
          <w:t xml:space="preserve"> we will notice that the final parameter should be formatted to the second digit after the decimal point. </w:t>
        </w:r>
      </w:ins>
      <w:ins w:id="1993" w:author="Valentin Dimitrov" w:date="2017-07-12T00:10:00Z">
        <w:r w:rsidR="00AB4FA5">
          <w:t>You should be able to replicate this structure for the other three types of Benders</w:t>
        </w:r>
      </w:ins>
      <w:ins w:id="1994" w:author="Valentin Dimitrov" w:date="2017-07-12T00:50:00Z">
        <w:r w:rsidR="000B42D6">
          <w:t xml:space="preserve"> by yourself</w:t>
        </w:r>
      </w:ins>
      <w:ins w:id="1995" w:author="Valentin Dimitrov" w:date="2017-07-12T00:10:00Z">
        <w:r w:rsidR="00AB4FA5">
          <w:t>.</w:t>
        </w:r>
      </w:ins>
    </w:p>
    <w:p w:rsidR="0084226C" w:rsidRDefault="008D4124">
      <w:pPr>
        <w:ind w:firstLine="284"/>
        <w:rPr>
          <w:ins w:id="1996" w:author="Valentin Dimitrov" w:date="2017-07-12T00:12:00Z"/>
        </w:rPr>
        <w:pPrChange w:id="1997" w:author="Valentin Dimitrov" w:date="2017-07-12T00:08:00Z">
          <w:pPr/>
        </w:pPrChange>
      </w:pPr>
      <w:ins w:id="1998" w:author="Valentin Dimitrov" w:date="2017-07-12T00:11:00Z">
        <w:r>
          <w:t xml:space="preserve">The same goes for the Monuments. They also need </w:t>
        </w:r>
      </w:ins>
      <w:ins w:id="1999" w:author="Valentin Dimitrov" w:date="2017-07-12T00:12:00Z">
        <w:r>
          <w:t>some custom sting representation in the following pattern:</w:t>
        </w:r>
      </w:ins>
    </w:p>
    <w:p w:rsidR="008D4124" w:rsidRDefault="003E6EBC">
      <w:pPr>
        <w:rPr>
          <w:ins w:id="2000" w:author="Valentin Dimitrov" w:date="2017-07-12T00:08:00Z"/>
        </w:rPr>
      </w:pPr>
      <w:ins w:id="2001" w:author="Valentin Dimitrov" w:date="2017-07-12T00:12:00Z">
        <w:r>
          <w:rPr>
            <w:noProof/>
          </w:rPr>
          <w:drawing>
            <wp:inline distT="0" distB="0" distL="0" distR="0" wp14:anchorId="5AD1E97F" wp14:editId="73608D52">
              <wp:extent cx="5479576" cy="318811"/>
              <wp:effectExtent l="0" t="0" r="698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719" r="1"/>
                      <a:stretch/>
                    </pic:blipFill>
                    <pic:spPr bwMode="auto">
                      <a:xfrm>
                        <a:off x="0" y="0"/>
                        <a:ext cx="6977886" cy="405985"/>
                      </a:xfrm>
                      <a:prstGeom prst="rect">
                        <a:avLst/>
                      </a:prstGeom>
                      <a:ln>
                        <a:noFill/>
                      </a:ln>
                      <a:extLst>
                        <a:ext uri="{53640926-AAD7-44D8-BBD7-CCE9431645EC}">
                          <a14:shadowObscured xmlns:a14="http://schemas.microsoft.com/office/drawing/2010/main"/>
                        </a:ext>
                      </a:extLst>
                    </pic:spPr>
                  </pic:pic>
                </a:graphicData>
              </a:graphic>
            </wp:inline>
          </w:drawing>
        </w:r>
      </w:ins>
    </w:p>
    <w:p w:rsidR="00EB10A0" w:rsidRDefault="008876BE">
      <w:pPr>
        <w:rPr>
          <w:ins w:id="2002" w:author="Valentin Dimitrov" w:date="2017-07-12T13:35:00Z"/>
        </w:rPr>
      </w:pPr>
      <w:ins w:id="2003" w:author="Valentin Dimitrov" w:date="2017-07-12T00:14:00Z">
        <w:r>
          <w:tab/>
        </w:r>
        <w:r w:rsidR="00970E9A">
          <w:t xml:space="preserve">Overriding </w:t>
        </w:r>
      </w:ins>
      <w:ins w:id="2004" w:author="Valentin Dimitrov" w:date="2017-07-12T00:18:00Z">
        <w:r w:rsidR="00235E11">
          <w:t xml:space="preserve">the </w:t>
        </w:r>
      </w:ins>
      <w:ins w:id="2005" w:author="Valentin Dimitrov" w:date="2017-07-12T00:14:00Z">
        <w:r w:rsidR="00970E9A" w:rsidRPr="00B819A2">
          <w:rPr>
            <w:rFonts w:ascii="Consolas" w:hAnsi="Consolas"/>
            <w:b/>
            <w:noProof/>
          </w:rPr>
          <w:t>ToString()</w:t>
        </w:r>
      </w:ins>
      <w:ins w:id="2006" w:author="Valentin Dimitrov" w:date="2017-07-12T00:18:00Z">
        <w:r w:rsidR="004A5FFA">
          <w:rPr>
            <w:rFonts w:ascii="Consolas" w:hAnsi="Consolas"/>
            <w:b/>
            <w:noProof/>
          </w:rPr>
          <w:t xml:space="preserve"> </w:t>
        </w:r>
        <w:r w:rsidR="004A5FFA">
          <w:t>method</w:t>
        </w:r>
      </w:ins>
      <w:ins w:id="2007" w:author="Valentin Dimitrov" w:date="2017-07-12T00:14:00Z">
        <w:r w:rsidR="00EC5D8D">
          <w:rPr>
            <w:rFonts w:ascii="Consolas" w:hAnsi="Consolas"/>
            <w:b/>
            <w:noProof/>
          </w:rPr>
          <w:t xml:space="preserve"> </w:t>
        </w:r>
      </w:ins>
      <w:ins w:id="2008" w:author="Valentin Dimitrov" w:date="2017-07-12T00:18:00Z">
        <w:r w:rsidR="004A5FFA">
          <w:t>in the abstracts class Monument looks like this</w:t>
        </w:r>
      </w:ins>
      <w:ins w:id="2009" w:author="Valentin Dimitrov" w:date="2017-07-12T00:14:00Z">
        <w:r w:rsidR="00970E9A">
          <w:t>:</w:t>
        </w:r>
      </w:ins>
    </w:p>
    <w:p w:rsidR="0060582B" w:rsidRDefault="0060582B">
      <w:pPr>
        <w:rPr>
          <w:ins w:id="2010" w:author="Valentin Dimitrov" w:date="2017-07-12T00:19:00Z"/>
        </w:rPr>
      </w:pPr>
      <w:ins w:id="2011" w:author="Valentin Dimitrov" w:date="2017-07-12T13:35:00Z">
        <w:r>
          <w:rPr>
            <w:noProof/>
          </w:rPr>
          <w:lastRenderedPageBreak/>
          <w:drawing>
            <wp:inline distT="0" distB="0" distL="0" distR="0" wp14:anchorId="2726C338" wp14:editId="6C4C7875">
              <wp:extent cx="3916907" cy="1414438"/>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6596" cy="1428770"/>
                      </a:xfrm>
                      <a:prstGeom prst="rect">
                        <a:avLst/>
                      </a:prstGeom>
                    </pic:spPr>
                  </pic:pic>
                </a:graphicData>
              </a:graphic>
            </wp:inline>
          </w:drawing>
        </w:r>
      </w:ins>
    </w:p>
    <w:p w:rsidR="002972CD" w:rsidRDefault="002972CD">
      <w:pPr>
        <w:rPr>
          <w:ins w:id="2012" w:author="Valentin Dimitrov" w:date="2017-07-12T00:19:00Z"/>
        </w:rPr>
      </w:pPr>
      <w:ins w:id="2013" w:author="Valentin Dimitrov" w:date="2017-07-12T00:19:00Z">
        <w:r>
          <w:tab/>
          <w:t xml:space="preserve">Again in every </w:t>
        </w:r>
        <w:r w:rsidRPr="002972CD">
          <w:rPr>
            <w:b/>
            <w:rPrChange w:id="2014" w:author="Valentin Dimitrov" w:date="2017-07-12T00:19:00Z">
              <w:rPr/>
            </w:rPrChange>
          </w:rPr>
          <w:t>specific</w:t>
        </w:r>
        <w:r>
          <w:t xml:space="preserve"> Monument class you should have something </w:t>
        </w:r>
      </w:ins>
      <w:ins w:id="2015" w:author="Valentin Dimitrov" w:date="2017-07-12T00:43:00Z">
        <w:r w:rsidR="000A369C">
          <w:t xml:space="preserve">like </w:t>
        </w:r>
      </w:ins>
      <w:ins w:id="2016" w:author="Valentin Dimitrov" w:date="2017-07-12T00:19:00Z">
        <w:r w:rsidR="00030CBE">
          <w:t>this:</w:t>
        </w:r>
      </w:ins>
    </w:p>
    <w:p w:rsidR="00030CBE" w:rsidRDefault="00030CBE">
      <w:pPr>
        <w:rPr>
          <w:ins w:id="2017" w:author="Valentin Dimitrov" w:date="2017-07-12T00:20:00Z"/>
        </w:rPr>
      </w:pPr>
      <w:ins w:id="2018" w:author="Valentin Dimitrov" w:date="2017-07-12T00:20:00Z">
        <w:r>
          <w:rPr>
            <w:noProof/>
          </w:rPr>
          <w:drawing>
            <wp:inline distT="0" distB="0" distL="0" distR="0" wp14:anchorId="5383B1F1" wp14:editId="1D09D1D6">
              <wp:extent cx="4285397" cy="396514"/>
              <wp:effectExtent l="0" t="0" r="127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6731" cy="404965"/>
                      </a:xfrm>
                      <a:prstGeom prst="rect">
                        <a:avLst/>
                      </a:prstGeom>
                    </pic:spPr>
                  </pic:pic>
                </a:graphicData>
              </a:graphic>
            </wp:inline>
          </w:drawing>
        </w:r>
      </w:ins>
    </w:p>
    <w:p w:rsidR="00970E9A" w:rsidRDefault="002C2314">
      <w:pPr>
        <w:rPr>
          <w:ins w:id="2019" w:author="Valentin Dimitrov" w:date="2017-07-12T00:54:00Z"/>
        </w:rPr>
      </w:pPr>
      <w:ins w:id="2020" w:author="Valentin Dimitrov" w:date="2017-07-12T00:20:00Z">
        <w:r>
          <w:tab/>
        </w:r>
      </w:ins>
      <w:ins w:id="2021" w:author="Valentin Dimitrov" w:date="2017-07-12T00:55:00Z">
        <w:r w:rsidR="00CB56BA">
          <w:t>Next</w:t>
        </w:r>
      </w:ins>
      <w:ins w:id="2022" w:author="Valentin Dimitrov" w:date="2017-07-12T00:20:00Z">
        <w:r>
          <w:t xml:space="preserve"> we will put everything together to form the </w:t>
        </w:r>
      </w:ins>
      <w:ins w:id="2023" w:author="Valentin Dimitrov" w:date="2017-07-12T00:43:00Z">
        <w:r w:rsidR="00CA7C7B">
          <w:t xml:space="preserve">whole </w:t>
        </w:r>
      </w:ins>
      <w:ins w:id="2024" w:author="Valentin Dimitrov" w:date="2017-07-12T00:54:00Z">
        <w:r w:rsidR="00F6017D">
          <w:t>nations detailed</w:t>
        </w:r>
      </w:ins>
      <w:ins w:id="2025" w:author="Valentin Dimitrov" w:date="2017-07-12T00:20:00Z">
        <w:r>
          <w:t xml:space="preserve"> </w:t>
        </w:r>
      </w:ins>
      <w:ins w:id="2026" w:author="Valentin Dimitrov" w:date="2017-07-12T00:54:00Z">
        <w:r w:rsidR="00F6017D">
          <w:t>description</w:t>
        </w:r>
      </w:ins>
      <w:ins w:id="2027" w:author="Valentin Dimitrov" w:date="2017-07-12T00:20:00Z">
        <w:r>
          <w:t>.</w:t>
        </w:r>
      </w:ins>
      <w:ins w:id="2028" w:author="Valentin Dimitrov" w:date="2017-07-12T00:43:00Z">
        <w:r w:rsidR="00F5346F">
          <w:t xml:space="preserve"> Let’s override the </w:t>
        </w:r>
        <w:r w:rsidR="00F5346F" w:rsidRPr="00B819A2">
          <w:rPr>
            <w:rFonts w:ascii="Consolas" w:hAnsi="Consolas"/>
            <w:b/>
            <w:noProof/>
          </w:rPr>
          <w:t>ToString()</w:t>
        </w:r>
        <w:r w:rsidR="00B778AD">
          <w:t xml:space="preserve"> method in the Nation class:</w:t>
        </w:r>
      </w:ins>
    </w:p>
    <w:p w:rsidR="00F6017D" w:rsidRDefault="00606B19">
      <w:pPr>
        <w:rPr>
          <w:ins w:id="2029" w:author="Valentin Dimitrov" w:date="2017-07-12T00:54:00Z"/>
        </w:rPr>
      </w:pPr>
      <w:bookmarkStart w:id="2030" w:name="_GoBack"/>
      <w:ins w:id="2031" w:author="Valentin Dimitrov" w:date="2017-07-12T14:01:00Z">
        <w:r>
          <w:rPr>
            <w:noProof/>
          </w:rPr>
          <w:drawing>
            <wp:inline distT="0" distB="0" distL="0" distR="0" wp14:anchorId="62766740" wp14:editId="4E9E1A9F">
              <wp:extent cx="4944719" cy="350747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9072" cy="3510561"/>
                      </a:xfrm>
                      <a:prstGeom prst="rect">
                        <a:avLst/>
                      </a:prstGeom>
                    </pic:spPr>
                  </pic:pic>
                </a:graphicData>
              </a:graphic>
            </wp:inline>
          </w:drawing>
        </w:r>
      </w:ins>
      <w:bookmarkEnd w:id="2030"/>
    </w:p>
    <w:p w:rsidR="00F6017D" w:rsidRDefault="00CB56BA">
      <w:pPr>
        <w:ind w:firstLine="284"/>
        <w:rPr>
          <w:ins w:id="2032" w:author="Valentin Dimitrov" w:date="2017-07-12T00:55:00Z"/>
        </w:rPr>
        <w:pPrChange w:id="2033" w:author="Valentin Dimitrov" w:date="2017-07-12T00:55:00Z">
          <w:pPr/>
        </w:pPrChange>
      </w:pPr>
      <w:ins w:id="2034" w:author="Valentin Dimitrov" w:date="2017-07-12T00:55:00Z">
        <w:r>
          <w:t>Finally</w:t>
        </w:r>
      </w:ins>
      <w:ins w:id="2035" w:author="Valentin Dimitrov" w:date="2017-07-12T00:56:00Z">
        <w:r w:rsidR="007209EE">
          <w:t>,</w:t>
        </w:r>
      </w:ins>
      <w:ins w:id="2036" w:author="Valentin Dimitrov" w:date="2017-07-12T00:55:00Z">
        <w:r>
          <w:t xml:space="preserve"> in the </w:t>
        </w:r>
        <w:r w:rsidRPr="00A458A2">
          <w:rPr>
            <w:b/>
            <w:noProof/>
            <w:rPrChange w:id="2037" w:author="Valentin Dimitrov" w:date="2017-07-12T00:55:00Z">
              <w:rPr>
                <w:noProof/>
              </w:rPr>
            </w:rPrChange>
          </w:rPr>
          <w:t>NationsBuilder</w:t>
        </w:r>
        <w:r>
          <w:t xml:space="preserve"> class create a method called </w:t>
        </w:r>
      </w:ins>
      <w:ins w:id="2038" w:author="Valentin Dimitrov" w:date="2017-07-12T00:56:00Z">
        <w:r w:rsidR="005B1110">
          <w:t>–</w:t>
        </w:r>
      </w:ins>
      <w:ins w:id="2039" w:author="Valentin Dimitrov" w:date="2017-07-12T00:55:00Z">
        <w:r>
          <w:t xml:space="preserve"> </w:t>
        </w:r>
      </w:ins>
      <w:ins w:id="2040" w:author="Valentin Dimitrov" w:date="2017-07-12T00:56:00Z">
        <w:r w:rsidR="005B1110" w:rsidRPr="004608C9">
          <w:rPr>
            <w:rFonts w:ascii="Consolas" w:hAnsi="Consolas"/>
            <w:b/>
            <w:noProof/>
            <w:rPrChange w:id="2041" w:author="Valentin Dimitrov" w:date="2017-07-12T00:56:00Z">
              <w:rPr/>
            </w:rPrChange>
          </w:rPr>
          <w:t>GetStatus()</w:t>
        </w:r>
      </w:ins>
      <w:ins w:id="2042" w:author="Valentin Dimitrov" w:date="2017-07-12T00:55:00Z">
        <w:r>
          <w:t xml:space="preserve">. It should </w:t>
        </w:r>
      </w:ins>
      <w:ins w:id="2043" w:author="Valentin Dimitrov" w:date="2017-07-12T00:57:00Z">
        <w:r w:rsidR="007209EE">
          <w:t>be</w:t>
        </w:r>
      </w:ins>
      <w:ins w:id="2044" w:author="Valentin Dimitrov" w:date="2017-07-12T00:56:00Z">
        <w:r w:rsidR="007209EE">
          <w:t xml:space="preserve"> something</w:t>
        </w:r>
      </w:ins>
      <w:ins w:id="2045" w:author="Valentin Dimitrov" w:date="2017-07-12T00:55:00Z">
        <w:r>
          <w:t xml:space="preserve"> like this:</w:t>
        </w:r>
      </w:ins>
    </w:p>
    <w:p w:rsidR="00CB56BA" w:rsidRDefault="00CB56BA">
      <w:pPr>
        <w:rPr>
          <w:ins w:id="2046" w:author="Valentin Dimitrov" w:date="2017-07-12T00:50:00Z"/>
        </w:rPr>
      </w:pPr>
      <w:ins w:id="2047" w:author="Valentin Dimitrov" w:date="2017-07-12T00:55:00Z">
        <w:r>
          <w:rPr>
            <w:noProof/>
          </w:rPr>
          <w:drawing>
            <wp:inline distT="0" distB="0" distL="0" distR="0" wp14:anchorId="4354ED67" wp14:editId="0A6A34B2">
              <wp:extent cx="3411940" cy="158302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366"/>
                      <a:stretch/>
                    </pic:blipFill>
                    <pic:spPr bwMode="auto">
                      <a:xfrm>
                        <a:off x="0" y="0"/>
                        <a:ext cx="3433726" cy="1593129"/>
                      </a:xfrm>
                      <a:prstGeom prst="rect">
                        <a:avLst/>
                      </a:prstGeom>
                      <a:ln>
                        <a:noFill/>
                      </a:ln>
                      <a:extLst>
                        <a:ext uri="{53640926-AAD7-44D8-BBD7-CCE9431645EC}">
                          <a14:shadowObscured xmlns:a14="http://schemas.microsoft.com/office/drawing/2010/main"/>
                        </a:ext>
                      </a:extLst>
                    </pic:spPr>
                  </pic:pic>
                </a:graphicData>
              </a:graphic>
            </wp:inline>
          </w:drawing>
        </w:r>
      </w:ins>
    </w:p>
    <w:p w:rsidR="00CD79D4" w:rsidRDefault="00B7304A">
      <w:pPr>
        <w:rPr>
          <w:ins w:id="2048" w:author="Valentin Dimitrov" w:date="2017-07-12T01:00:00Z"/>
        </w:rPr>
      </w:pPr>
      <w:ins w:id="2049" w:author="Valentin Dimitrov" w:date="2017-07-12T00:59:00Z">
        <w:r>
          <w:tab/>
        </w:r>
      </w:ins>
      <w:ins w:id="2050" w:author="Valentin Dimitrov" w:date="2017-07-12T01:00:00Z">
        <w:r w:rsidR="00CD79D4">
          <w:t>The last thing we need to do is to provide our Engine with a method to show the output on the Console:</w:t>
        </w:r>
      </w:ins>
    </w:p>
    <w:p w:rsidR="00CD79D4" w:rsidRDefault="00CD79D4">
      <w:pPr>
        <w:rPr>
          <w:ins w:id="2051" w:author="Valentin Dimitrov" w:date="2017-07-12T01:00:00Z"/>
        </w:rPr>
      </w:pPr>
      <w:ins w:id="2052" w:author="Valentin Dimitrov" w:date="2017-07-12T01:03:00Z">
        <w:r>
          <w:rPr>
            <w:noProof/>
          </w:rPr>
          <w:drawing>
            <wp:inline distT="0" distB="0" distL="0" distR="0" wp14:anchorId="2A7B3174" wp14:editId="5937B6FC">
              <wp:extent cx="4824483" cy="24301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2584" cy="258530"/>
                      </a:xfrm>
                      <a:prstGeom prst="rect">
                        <a:avLst/>
                      </a:prstGeom>
                    </pic:spPr>
                  </pic:pic>
                </a:graphicData>
              </a:graphic>
            </wp:inline>
          </w:drawing>
        </w:r>
      </w:ins>
    </w:p>
    <w:p w:rsidR="00AA187F" w:rsidRDefault="00495E1D">
      <w:pPr>
        <w:ind w:firstLine="284"/>
        <w:rPr>
          <w:ins w:id="2053" w:author="Valentin Dimitrov" w:date="2017-07-11T23:24:00Z"/>
        </w:rPr>
        <w:pPrChange w:id="2054" w:author="Valentin Dimitrov" w:date="2017-07-12T01:15:00Z">
          <w:pPr/>
        </w:pPrChange>
      </w:pPr>
      <w:ins w:id="2055" w:author="Valentin Dimitrov" w:date="2017-07-12T01:00:00Z">
        <w:r>
          <w:t>Now is a good idea to test the code you have written so far.</w:t>
        </w:r>
      </w:ins>
    </w:p>
    <w:p w:rsidR="0072684F" w:rsidRDefault="00004376">
      <w:pPr>
        <w:pStyle w:val="Heading3"/>
        <w:rPr>
          <w:ins w:id="2056" w:author="Valentin Dimitrov" w:date="2017-07-12T01:24:00Z"/>
        </w:rPr>
        <w:pPrChange w:id="2057" w:author="Valentin Dimitrov" w:date="2017-07-12T01:24:00Z">
          <w:pPr/>
        </w:pPrChange>
      </w:pPr>
      <w:ins w:id="2058" w:author="Valentin Dimitrov" w:date="2017-07-12T01:24:00Z">
        <w:r>
          <w:lastRenderedPageBreak/>
          <w:t>War Command</w:t>
        </w:r>
      </w:ins>
    </w:p>
    <w:p w:rsidR="001673E5" w:rsidRDefault="005F307C">
      <w:pPr>
        <w:rPr>
          <w:ins w:id="2059" w:author="Valentin Dimitrov" w:date="2017-07-12T08:14:00Z"/>
        </w:rPr>
      </w:pPr>
      <w:ins w:id="2060" w:author="Valentin Dimitrov" w:date="2017-07-12T08:06:00Z">
        <w:r>
          <w:t xml:space="preserve">This command is pretty simple. All we need to do is to involve all nations in war which means </w:t>
        </w:r>
        <w:r w:rsidRPr="00A90D10">
          <w:rPr>
            <w:b/>
            <w:rPrChange w:id="2061" w:author="Valentin Dimitrov" w:date="2017-07-12T08:09:00Z">
              <w:rPr/>
            </w:rPrChange>
          </w:rPr>
          <w:t>getting</w:t>
        </w:r>
        <w:r>
          <w:t xml:space="preserve"> their </w:t>
        </w:r>
        <w:r w:rsidRPr="00A90D10">
          <w:rPr>
            <w:b/>
            <w:rPrChange w:id="2062" w:author="Valentin Dimitrov" w:date="2017-07-12T08:09:00Z">
              <w:rPr/>
            </w:rPrChange>
          </w:rPr>
          <w:t>total</w:t>
        </w:r>
        <w:r>
          <w:t xml:space="preserve"> </w:t>
        </w:r>
        <w:r w:rsidRPr="00A90D10">
          <w:rPr>
            <w:b/>
            <w:rPrChange w:id="2063" w:author="Valentin Dimitrov" w:date="2017-07-12T08:09:00Z">
              <w:rPr/>
            </w:rPrChange>
          </w:rPr>
          <w:t>power</w:t>
        </w:r>
        <w:r>
          <w:t xml:space="preserve"> and choosing </w:t>
        </w:r>
      </w:ins>
      <w:ins w:id="2064" w:author="Valentin Dimitrov" w:date="2017-07-12T08:08:00Z">
        <w:r>
          <w:t xml:space="preserve">the victor. Victorious is the nation with the </w:t>
        </w:r>
        <w:r w:rsidRPr="00A90D10">
          <w:rPr>
            <w:b/>
            <w:rPrChange w:id="2065" w:author="Valentin Dimitrov" w:date="2017-07-12T08:09:00Z">
              <w:rPr/>
            </w:rPrChange>
          </w:rPr>
          <w:t>biggest</w:t>
        </w:r>
        <w:r>
          <w:t xml:space="preserve"> total power score</w:t>
        </w:r>
        <w:r w:rsidR="00F14913">
          <w:t xml:space="preserve"> – you are told there </w:t>
        </w:r>
        <w:r w:rsidR="00F14913" w:rsidRPr="00A90D10">
          <w:rPr>
            <w:b/>
            <w:rPrChange w:id="2066" w:author="Valentin Dimitrov" w:date="2017-07-12T08:09:00Z">
              <w:rPr/>
            </w:rPrChange>
          </w:rPr>
          <w:t>won’t</w:t>
        </w:r>
        <w:r w:rsidR="00F14913">
          <w:t xml:space="preserve"> be </w:t>
        </w:r>
        <w:r w:rsidR="00F14913" w:rsidRPr="00A90D10">
          <w:rPr>
            <w:b/>
            <w:rPrChange w:id="2067" w:author="Valentin Dimitrov" w:date="2017-07-12T08:09:00Z">
              <w:rPr/>
            </w:rPrChange>
          </w:rPr>
          <w:t>two</w:t>
        </w:r>
        <w:r w:rsidR="00F14913">
          <w:t xml:space="preserve"> nations with the </w:t>
        </w:r>
        <w:r w:rsidR="00F14913" w:rsidRPr="00A90D10">
          <w:rPr>
            <w:b/>
            <w:rPrChange w:id="2068" w:author="Valentin Dimitrov" w:date="2017-07-12T08:09:00Z">
              <w:rPr/>
            </w:rPrChange>
          </w:rPr>
          <w:t>same</w:t>
        </w:r>
        <w:r w:rsidR="00F14913">
          <w:t xml:space="preserve"> score</w:t>
        </w:r>
        <w:r>
          <w:t>.</w:t>
        </w:r>
      </w:ins>
      <w:ins w:id="2069" w:author="Valentin Dimitrov" w:date="2017-07-12T08:09:00Z">
        <w:r w:rsidR="00975CE0">
          <w:t xml:space="preserve"> </w:t>
        </w:r>
      </w:ins>
    </w:p>
    <w:p w:rsidR="007268CF" w:rsidRDefault="00975CE0">
      <w:pPr>
        <w:ind w:firstLine="284"/>
        <w:rPr>
          <w:ins w:id="2070" w:author="Valentin Dimitrov" w:date="2017-07-12T08:10:00Z"/>
        </w:rPr>
        <w:pPrChange w:id="2071" w:author="Valentin Dimitrov" w:date="2017-07-12T08:14:00Z">
          <w:pPr/>
        </w:pPrChange>
      </w:pPr>
      <w:ins w:id="2072" w:author="Valentin Dimitrov" w:date="2017-07-12T08:09:00Z">
        <w:r>
          <w:t xml:space="preserve">So let’s create another method in the </w:t>
        </w:r>
        <w:r>
          <w:rPr>
            <w:noProof/>
          </w:rPr>
          <w:t>NationsBuilder</w:t>
        </w:r>
        <w:r>
          <w:t xml:space="preserve"> class called </w:t>
        </w:r>
      </w:ins>
      <w:ins w:id="2073" w:author="Valentin Dimitrov" w:date="2017-07-12T08:10:00Z">
        <w:r>
          <w:t>–</w:t>
        </w:r>
      </w:ins>
      <w:ins w:id="2074" w:author="Valentin Dimitrov" w:date="2017-07-12T08:09:00Z">
        <w:r>
          <w:t xml:space="preserve"> </w:t>
        </w:r>
      </w:ins>
      <w:ins w:id="2075" w:author="Valentin Dimitrov" w:date="2017-07-12T08:10:00Z">
        <w:r w:rsidRPr="00975CE0">
          <w:rPr>
            <w:rFonts w:ascii="Consolas" w:hAnsi="Consolas"/>
            <w:b/>
            <w:noProof/>
            <w:rPrChange w:id="2076" w:author="Valentin Dimitrov" w:date="2017-07-12T08:10:00Z">
              <w:rPr/>
            </w:rPrChange>
          </w:rPr>
          <w:t>IssueWar()</w:t>
        </w:r>
        <w:r w:rsidR="00606B1C">
          <w:t xml:space="preserve"> and pass the </w:t>
        </w:r>
      </w:ins>
      <w:ins w:id="2077" w:author="Valentin Dimitrov" w:date="2017-07-12T08:13:00Z">
        <w:r w:rsidR="00606B1C">
          <w:t xml:space="preserve">name of the nation who issued the war. Inside we can get the winning score of the total powers of all the nations. Then iterate through the nations and </w:t>
        </w:r>
        <w:r w:rsidR="00606B1C" w:rsidRPr="00606B1C">
          <w:rPr>
            <w:rFonts w:ascii="Consolas" w:hAnsi="Consolas"/>
            <w:b/>
            <w:noProof/>
            <w:rPrChange w:id="2078" w:author="Valentin Dimitrov" w:date="2017-07-12T08:14:00Z">
              <w:rPr/>
            </w:rPrChange>
          </w:rPr>
          <w:t>DeclareDefeat()</w:t>
        </w:r>
        <w:r w:rsidR="00606B1C">
          <w:t xml:space="preserve"> for all nations whose score is not the victorious one.</w:t>
        </w:r>
      </w:ins>
    </w:p>
    <w:p w:rsidR="00606B1C" w:rsidRPr="005F307C" w:rsidRDefault="00606B1C">
      <w:pPr>
        <w:rPr>
          <w:ins w:id="2079" w:author="Valentin Dimitrov" w:date="2017-07-11T23:16:00Z"/>
          <w:lang w:val="bg-BG"/>
          <w:rPrChange w:id="2080" w:author="Valentin Dimitrov" w:date="2017-07-12T08:08:00Z">
            <w:rPr>
              <w:ins w:id="2081" w:author="Valentin Dimitrov" w:date="2017-07-11T23:16:00Z"/>
            </w:rPr>
          </w:rPrChange>
        </w:rPr>
      </w:pPr>
      <w:ins w:id="2082" w:author="Valentin Dimitrov" w:date="2017-07-12T08:12:00Z">
        <w:r>
          <w:rPr>
            <w:noProof/>
          </w:rPr>
          <w:drawing>
            <wp:inline distT="0" distB="0" distL="0" distR="0" wp14:anchorId="4D4D421B" wp14:editId="3D3E5CA1">
              <wp:extent cx="6626225" cy="2313305"/>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2313305"/>
                      </a:xfrm>
                      <a:prstGeom prst="rect">
                        <a:avLst/>
                      </a:prstGeom>
                    </pic:spPr>
                  </pic:pic>
                </a:graphicData>
              </a:graphic>
            </wp:inline>
          </w:drawing>
        </w:r>
      </w:ins>
    </w:p>
    <w:p w:rsidR="00EC6BE6" w:rsidRDefault="00027DB1">
      <w:pPr>
        <w:rPr>
          <w:ins w:id="2083" w:author="Valentin Dimitrov" w:date="2017-07-12T08:19:00Z"/>
        </w:rPr>
      </w:pPr>
      <w:ins w:id="2084" w:author="Valentin Dimitrov" w:date="2017-07-12T08:14:00Z">
        <w:r>
          <w:tab/>
          <w:t xml:space="preserve">In the </w:t>
        </w:r>
      </w:ins>
      <w:ins w:id="2085" w:author="Valentin Dimitrov" w:date="2017-07-12T08:15:00Z">
        <w:r>
          <w:t xml:space="preserve">end of every issued war we should </w:t>
        </w:r>
        <w:r w:rsidRPr="005859BA">
          <w:rPr>
            <w:b/>
            <w:rPrChange w:id="2086" w:author="Valentin Dimitrov" w:date="2017-07-12T08:18:00Z">
              <w:rPr/>
            </w:rPrChange>
          </w:rPr>
          <w:t>keep</w:t>
        </w:r>
        <w:r>
          <w:t xml:space="preserve"> a record of it because in the end we will be </w:t>
        </w:r>
        <w:r w:rsidRPr="005859BA">
          <w:rPr>
            <w:b/>
            <w:rPrChange w:id="2087" w:author="Valentin Dimitrov" w:date="2017-07-12T08:18:00Z">
              <w:rPr/>
            </w:rPrChange>
          </w:rPr>
          <w:t>asked</w:t>
        </w:r>
        <w:r>
          <w:t xml:space="preserve"> to </w:t>
        </w:r>
        <w:r w:rsidRPr="005859BA">
          <w:rPr>
            <w:b/>
            <w:rPrChange w:id="2088" w:author="Valentin Dimitrov" w:date="2017-07-12T08:18:00Z">
              <w:rPr/>
            </w:rPrChange>
          </w:rPr>
          <w:t>print</w:t>
        </w:r>
        <w:r>
          <w:t xml:space="preserve"> all issued wars. </w:t>
        </w:r>
      </w:ins>
      <w:ins w:id="2089" w:author="Valentin Dimitrov" w:date="2017-07-12T08:17:00Z">
        <w:r w:rsidR="005859BA">
          <w:t>For this reason</w:t>
        </w:r>
      </w:ins>
      <w:ins w:id="2090" w:author="Valentin Dimitrov" w:date="2017-07-12T08:18:00Z">
        <w:r w:rsidR="005859BA">
          <w:t>,</w:t>
        </w:r>
      </w:ins>
      <w:ins w:id="2091" w:author="Valentin Dimitrov" w:date="2017-07-12T08:17:00Z">
        <w:r w:rsidR="005859BA">
          <w:t xml:space="preserve"> we are creating </w:t>
        </w:r>
        <w:r w:rsidR="005859BA" w:rsidRPr="005859BA">
          <w:rPr>
            <w:b/>
            <w:rPrChange w:id="2092" w:author="Valentin Dimitrov" w:date="2017-07-12T08:19:00Z">
              <w:rPr/>
            </w:rPrChange>
          </w:rPr>
          <w:t>new list</w:t>
        </w:r>
        <w:r w:rsidR="005859BA">
          <w:t xml:space="preserve"> of strings and we will add a </w:t>
        </w:r>
        <w:r w:rsidR="005859BA" w:rsidRPr="005859BA">
          <w:rPr>
            <w:b/>
            <w:rPrChange w:id="2093" w:author="Valentin Dimitrov" w:date="2017-07-12T08:19:00Z">
              <w:rPr/>
            </w:rPrChange>
          </w:rPr>
          <w:t>new</w:t>
        </w:r>
        <w:r w:rsidR="005859BA">
          <w:t xml:space="preserve"> </w:t>
        </w:r>
        <w:r w:rsidR="005859BA" w:rsidRPr="005859BA">
          <w:rPr>
            <w:b/>
            <w:rPrChange w:id="2094" w:author="Valentin Dimitrov" w:date="2017-07-12T08:19:00Z">
              <w:rPr/>
            </w:rPrChange>
          </w:rPr>
          <w:t>element</w:t>
        </w:r>
        <w:r w:rsidR="005859BA">
          <w:t xml:space="preserve"> for </w:t>
        </w:r>
        <w:r w:rsidR="005859BA" w:rsidRPr="005859BA">
          <w:rPr>
            <w:b/>
            <w:rPrChange w:id="2095" w:author="Valentin Dimitrov" w:date="2017-07-12T08:19:00Z">
              <w:rPr/>
            </w:rPrChange>
          </w:rPr>
          <w:t>every</w:t>
        </w:r>
        <w:r w:rsidR="005859BA">
          <w:t xml:space="preserve"> war. </w:t>
        </w:r>
        <w:r w:rsidR="005859BA" w:rsidRPr="005859BA">
          <w:rPr>
            <w:b/>
            <w:rPrChange w:id="2096" w:author="Valentin Dimitrov" w:date="2017-07-12T08:19:00Z">
              <w:rPr/>
            </w:rPrChange>
          </w:rPr>
          <w:t>Don</w:t>
        </w:r>
      </w:ins>
      <w:ins w:id="2097" w:author="Valentin Dimitrov" w:date="2017-07-12T08:18:00Z">
        <w:r w:rsidR="005859BA" w:rsidRPr="005859BA">
          <w:rPr>
            <w:b/>
            <w:rPrChange w:id="2098" w:author="Valentin Dimitrov" w:date="2017-07-12T08:19:00Z">
              <w:rPr/>
            </w:rPrChange>
          </w:rPr>
          <w:t>’t forget</w:t>
        </w:r>
        <w:r w:rsidR="005859BA">
          <w:t xml:space="preserve"> to </w:t>
        </w:r>
        <w:r w:rsidR="005859BA" w:rsidRPr="005859BA">
          <w:rPr>
            <w:b/>
            <w:rPrChange w:id="2099" w:author="Valentin Dimitrov" w:date="2017-07-12T08:19:00Z">
              <w:rPr/>
            </w:rPrChange>
          </w:rPr>
          <w:t>initialize</w:t>
        </w:r>
        <w:r w:rsidR="005859BA">
          <w:t xml:space="preserve"> this new list in the </w:t>
        </w:r>
        <w:r w:rsidR="005859BA" w:rsidRPr="005859BA">
          <w:rPr>
            <w:b/>
            <w:rPrChange w:id="2100" w:author="Valentin Dimitrov" w:date="2017-07-12T08:19:00Z">
              <w:rPr/>
            </w:rPrChange>
          </w:rPr>
          <w:t>constructor</w:t>
        </w:r>
        <w:r w:rsidR="005859BA">
          <w:t>.</w:t>
        </w:r>
      </w:ins>
    </w:p>
    <w:p w:rsidR="00CB0634" w:rsidRPr="00EC6BE6" w:rsidRDefault="00CB0634">
      <w:pPr>
        <w:rPr>
          <w:ins w:id="2101" w:author="Valentin Dimitrov" w:date="2017-07-11T23:03:00Z"/>
        </w:rPr>
      </w:pPr>
      <w:ins w:id="2102" w:author="Valentin Dimitrov" w:date="2017-07-12T08:19:00Z">
        <w:r>
          <w:rPr>
            <w:noProof/>
          </w:rPr>
          <w:drawing>
            <wp:inline distT="0" distB="0" distL="0" distR="0" wp14:anchorId="5C2FCCED" wp14:editId="0B9ACC65">
              <wp:extent cx="2784143" cy="190156"/>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0235"/>
                      <a:stretch/>
                    </pic:blipFill>
                    <pic:spPr bwMode="auto">
                      <a:xfrm>
                        <a:off x="0" y="0"/>
                        <a:ext cx="2957117" cy="201970"/>
                      </a:xfrm>
                      <a:prstGeom prst="rect">
                        <a:avLst/>
                      </a:prstGeom>
                      <a:ln>
                        <a:noFill/>
                      </a:ln>
                      <a:extLst>
                        <a:ext uri="{53640926-AAD7-44D8-BBD7-CCE9431645EC}">
                          <a14:shadowObscured xmlns:a14="http://schemas.microsoft.com/office/drawing/2010/main"/>
                        </a:ext>
                      </a:extLst>
                    </pic:spPr>
                  </pic:pic>
                </a:graphicData>
              </a:graphic>
            </wp:inline>
          </w:drawing>
        </w:r>
      </w:ins>
    </w:p>
    <w:p w:rsidR="00387714" w:rsidRDefault="00E45154">
      <w:pPr>
        <w:rPr>
          <w:ins w:id="2103" w:author="Valentin Dimitrov" w:date="2017-07-12T08:23:00Z"/>
        </w:rPr>
      </w:pPr>
      <w:ins w:id="2104" w:author="Valentin Dimitrov" w:date="2017-07-12T08:21:00Z">
        <w:r>
          <w:tab/>
          <w:t xml:space="preserve">Declaring a defeat represents </w:t>
        </w:r>
        <w:r w:rsidRPr="00737161">
          <w:rPr>
            <w:b/>
            <w:rPrChange w:id="2105" w:author="Valentin Dimitrov" w:date="2017-07-12T08:22:00Z">
              <w:rPr/>
            </w:rPrChange>
          </w:rPr>
          <w:t>erasing</w:t>
        </w:r>
        <w:r>
          <w:t xml:space="preserve"> </w:t>
        </w:r>
        <w:r w:rsidRPr="00737161">
          <w:rPr>
            <w:b/>
            <w:rPrChange w:id="2106" w:author="Valentin Dimitrov" w:date="2017-07-12T08:22:00Z">
              <w:rPr/>
            </w:rPrChange>
          </w:rPr>
          <w:t>all</w:t>
        </w:r>
        <w:r>
          <w:t xml:space="preserve"> the </w:t>
        </w:r>
        <w:r w:rsidRPr="00737161">
          <w:rPr>
            <w:b/>
            <w:rPrChange w:id="2107" w:author="Valentin Dimitrov" w:date="2017-07-12T08:22:00Z">
              <w:rPr/>
            </w:rPrChange>
          </w:rPr>
          <w:t>Benders</w:t>
        </w:r>
        <w:r>
          <w:t xml:space="preserve"> and </w:t>
        </w:r>
        <w:r w:rsidRPr="00737161">
          <w:rPr>
            <w:b/>
            <w:rPrChange w:id="2108" w:author="Valentin Dimitrov" w:date="2017-07-12T08:22:00Z">
              <w:rPr/>
            </w:rPrChange>
          </w:rPr>
          <w:t>Monuments</w:t>
        </w:r>
        <w:r>
          <w:t xml:space="preserve"> a nation has collected. In order to simplify the process of </w:t>
        </w:r>
      </w:ins>
      <w:ins w:id="2109" w:author="Valentin Dimitrov" w:date="2017-07-12T08:22:00Z">
        <w:r>
          <w:t>defeating</w:t>
        </w:r>
      </w:ins>
      <w:ins w:id="2110" w:author="Valentin Dimitrov" w:date="2017-07-12T08:21:00Z">
        <w:r>
          <w:t xml:space="preserve"> </w:t>
        </w:r>
      </w:ins>
      <w:ins w:id="2111" w:author="Valentin Dimitrov" w:date="2017-07-12T08:22:00Z">
        <w:r>
          <w:t xml:space="preserve">we will </w:t>
        </w:r>
        <w:r w:rsidRPr="00E45154">
          <w:rPr>
            <w:b/>
            <w:rPrChange w:id="2112" w:author="Valentin Dimitrov" w:date="2017-07-12T08:22:00Z">
              <w:rPr/>
            </w:rPrChange>
          </w:rPr>
          <w:t>add</w:t>
        </w:r>
        <w:r>
          <w:t xml:space="preserve"> a new </w:t>
        </w:r>
        <w:r w:rsidRPr="00E45154">
          <w:rPr>
            <w:b/>
            <w:rPrChange w:id="2113" w:author="Valentin Dimitrov" w:date="2017-07-12T08:22:00Z">
              <w:rPr/>
            </w:rPrChange>
          </w:rPr>
          <w:t>method</w:t>
        </w:r>
        <w:r>
          <w:t xml:space="preserve"> in the </w:t>
        </w:r>
        <w:r w:rsidRPr="00E45154">
          <w:rPr>
            <w:b/>
            <w:rPrChange w:id="2114" w:author="Valentin Dimitrov" w:date="2017-07-12T08:22:00Z">
              <w:rPr/>
            </w:rPrChange>
          </w:rPr>
          <w:t>Nation</w:t>
        </w:r>
        <w:r>
          <w:t xml:space="preserve"> </w:t>
        </w:r>
        <w:r w:rsidRPr="00E45154">
          <w:rPr>
            <w:b/>
            <w:rPrChange w:id="2115" w:author="Valentin Dimitrov" w:date="2017-07-12T08:22:00Z">
              <w:rPr/>
            </w:rPrChange>
          </w:rPr>
          <w:t>class</w:t>
        </w:r>
        <w:r w:rsidR="00C3543E">
          <w:t xml:space="preserve"> </w:t>
        </w:r>
      </w:ins>
      <w:ins w:id="2116" w:author="Valentin Dimitrov" w:date="2017-07-12T08:23:00Z">
        <w:r w:rsidR="00C3543E">
          <w:t>–</w:t>
        </w:r>
      </w:ins>
      <w:ins w:id="2117" w:author="Valentin Dimitrov" w:date="2017-07-12T08:22:00Z">
        <w:r w:rsidR="00C3543E">
          <w:t xml:space="preserve"> </w:t>
        </w:r>
      </w:ins>
      <w:ins w:id="2118" w:author="Valentin Dimitrov" w:date="2017-07-12T08:23:00Z">
        <w:r w:rsidR="00C3543E" w:rsidRPr="00C3543E">
          <w:rPr>
            <w:rFonts w:ascii="Consolas" w:hAnsi="Consolas"/>
            <w:b/>
            <w:noProof/>
            <w:rPrChange w:id="2119" w:author="Valentin Dimitrov" w:date="2017-07-12T08:23:00Z">
              <w:rPr/>
            </w:rPrChange>
          </w:rPr>
          <w:t>DeclareDefeat()</w:t>
        </w:r>
        <w:r w:rsidR="00C3543E">
          <w:t>.</w:t>
        </w:r>
      </w:ins>
    </w:p>
    <w:p w:rsidR="00D60F76" w:rsidRDefault="00D60F76">
      <w:pPr>
        <w:rPr>
          <w:ins w:id="2120" w:author="Valentin Dimitrov" w:date="2017-07-12T08:23:00Z"/>
        </w:rPr>
      </w:pPr>
      <w:ins w:id="2121" w:author="Valentin Dimitrov" w:date="2017-07-12T08:23:00Z">
        <w:r>
          <w:rPr>
            <w:noProof/>
          </w:rPr>
          <w:drawing>
            <wp:inline distT="0" distB="0" distL="0" distR="0" wp14:anchorId="1D1D671D" wp14:editId="65DC1515">
              <wp:extent cx="1951630" cy="8575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70565" cy="865854"/>
                      </a:xfrm>
                      <a:prstGeom prst="rect">
                        <a:avLst/>
                      </a:prstGeom>
                    </pic:spPr>
                  </pic:pic>
                </a:graphicData>
              </a:graphic>
            </wp:inline>
          </w:drawing>
        </w:r>
      </w:ins>
    </w:p>
    <w:p w:rsidR="00257060" w:rsidRDefault="00C96950">
      <w:pPr>
        <w:pStyle w:val="Heading3"/>
        <w:rPr>
          <w:ins w:id="2122" w:author="Valentin Dimitrov" w:date="2017-07-12T08:23:00Z"/>
        </w:rPr>
        <w:pPrChange w:id="2123" w:author="Valentin Dimitrov" w:date="2017-07-12T08:23:00Z">
          <w:pPr/>
        </w:pPrChange>
      </w:pPr>
      <w:ins w:id="2124" w:author="Valentin Dimitrov" w:date="2017-07-12T08:23:00Z">
        <w:r>
          <w:t>Quit Command</w:t>
        </w:r>
      </w:ins>
    </w:p>
    <w:p w:rsidR="00C96950" w:rsidRDefault="00E50D0D">
      <w:pPr>
        <w:rPr>
          <w:ins w:id="2125" w:author="Valentin Dimitrov" w:date="2017-07-12T08:26:00Z"/>
        </w:rPr>
      </w:pPr>
      <w:ins w:id="2126" w:author="Valentin Dimitrov" w:date="2017-07-12T08:24:00Z">
        <w:r>
          <w:t xml:space="preserve">This command has to tell us that our program should get terminated. But just before doing it we should print the information about all the wars that have been issued. Let’s create one last method in the </w:t>
        </w:r>
        <w:r>
          <w:rPr>
            <w:noProof/>
          </w:rPr>
          <w:t>NationsBuilder</w:t>
        </w:r>
        <w:r>
          <w:t xml:space="preserve"> class -  </w:t>
        </w:r>
      </w:ins>
      <w:ins w:id="2127" w:author="Valentin Dimitrov" w:date="2017-07-12T08:26:00Z">
        <w:r w:rsidR="008D4122" w:rsidRPr="008D4122">
          <w:rPr>
            <w:rFonts w:ascii="Consolas" w:hAnsi="Consolas"/>
            <w:b/>
            <w:noProof/>
            <w:rPrChange w:id="2128" w:author="Valentin Dimitrov" w:date="2017-07-12T08:26:00Z">
              <w:rPr/>
            </w:rPrChange>
          </w:rPr>
          <w:t>GetWarsRecord()</w:t>
        </w:r>
        <w:r w:rsidR="008D4122">
          <w:t>.</w:t>
        </w:r>
      </w:ins>
      <w:ins w:id="2129" w:author="Valentin Dimitrov" w:date="2017-07-12T08:27:00Z">
        <w:r w:rsidR="0096379B">
          <w:t xml:space="preserve"> It will give back a single string holding all the history.</w:t>
        </w:r>
      </w:ins>
    </w:p>
    <w:p w:rsidR="008D4122" w:rsidRDefault="008D4122">
      <w:pPr>
        <w:rPr>
          <w:ins w:id="2130" w:author="Valentin Dimitrov" w:date="2017-07-12T08:27:00Z"/>
        </w:rPr>
      </w:pPr>
      <w:ins w:id="2131" w:author="Valentin Dimitrov" w:date="2017-07-12T08:26:00Z">
        <w:r>
          <w:rPr>
            <w:noProof/>
          </w:rPr>
          <w:drawing>
            <wp:inline distT="0" distB="0" distL="0" distR="0" wp14:anchorId="1EE1DDE1" wp14:editId="4AC77F41">
              <wp:extent cx="6626225" cy="205105"/>
              <wp:effectExtent l="0" t="0" r="317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26225" cy="205105"/>
                      </a:xfrm>
                      <a:prstGeom prst="rect">
                        <a:avLst/>
                      </a:prstGeom>
                    </pic:spPr>
                  </pic:pic>
                </a:graphicData>
              </a:graphic>
            </wp:inline>
          </w:drawing>
        </w:r>
      </w:ins>
    </w:p>
    <w:p w:rsidR="00FB3DCD" w:rsidRDefault="0096379B">
      <w:pPr>
        <w:rPr>
          <w:ins w:id="2132" w:author="Valentin Dimitrov" w:date="2017-07-12T08:27:00Z"/>
        </w:rPr>
      </w:pPr>
      <w:ins w:id="2133" w:author="Valentin Dimitrov" w:date="2017-07-12T08:27:00Z">
        <w:r>
          <w:tab/>
          <w:t>Of course in the Engine we should receive this message and print it on the Console:</w:t>
        </w:r>
      </w:ins>
    </w:p>
    <w:p w:rsidR="0096379B" w:rsidRDefault="0096379B">
      <w:pPr>
        <w:rPr>
          <w:ins w:id="2134" w:author="Valentin Dimitrov" w:date="2017-07-12T08:28:00Z"/>
        </w:rPr>
      </w:pPr>
      <w:ins w:id="2135" w:author="Valentin Dimitrov" w:date="2017-07-12T08:28:00Z">
        <w:r>
          <w:rPr>
            <w:noProof/>
          </w:rPr>
          <w:drawing>
            <wp:inline distT="0" distB="0" distL="0" distR="0" wp14:anchorId="3F3331F9" wp14:editId="7ECEFC40">
              <wp:extent cx="4244453" cy="882274"/>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7295" cy="901573"/>
                      </a:xfrm>
                      <a:prstGeom prst="rect">
                        <a:avLst/>
                      </a:prstGeom>
                    </pic:spPr>
                  </pic:pic>
                </a:graphicData>
              </a:graphic>
            </wp:inline>
          </w:drawing>
        </w:r>
      </w:ins>
    </w:p>
    <w:p w:rsidR="0096379B" w:rsidRDefault="004B670E">
      <w:pPr>
        <w:ind w:firstLine="284"/>
        <w:rPr>
          <w:ins w:id="2136" w:author="Valentin Dimitrov" w:date="2017-07-12T08:31:00Z"/>
        </w:rPr>
        <w:pPrChange w:id="2137" w:author="Valentin Dimitrov" w:date="2017-07-12T08:31:00Z">
          <w:pPr/>
        </w:pPrChange>
      </w:pPr>
      <w:ins w:id="2138" w:author="Valentin Dimitrov" w:date="2017-07-12T08:29:00Z">
        <w:r>
          <w:lastRenderedPageBreak/>
          <w:t xml:space="preserve">Also you might </w:t>
        </w:r>
      </w:ins>
      <w:ins w:id="2139" w:author="Valentin Dimitrov" w:date="2017-07-12T08:31:00Z">
        <w:r w:rsidR="004902D9">
          <w:t xml:space="preserve">have </w:t>
        </w:r>
      </w:ins>
      <w:ins w:id="2140" w:author="Valentin Dimitrov" w:date="2017-07-12T08:29:00Z">
        <w:r>
          <w:t xml:space="preserve">already noticed that we do one more thing under the Quit command and this is switching the value of the field </w:t>
        </w:r>
        <w:r w:rsidRPr="004B670E">
          <w:rPr>
            <w:rFonts w:ascii="Consolas" w:hAnsi="Consolas"/>
            <w:b/>
            <w:noProof/>
            <w:rPrChange w:id="2141" w:author="Valentin Dimitrov" w:date="2017-07-12T08:30:00Z">
              <w:rPr>
                <w:noProof/>
              </w:rPr>
            </w:rPrChange>
          </w:rPr>
          <w:t>isRunning</w:t>
        </w:r>
        <w:r>
          <w:t xml:space="preserve"> to false.</w:t>
        </w:r>
      </w:ins>
      <w:ins w:id="2142" w:author="Valentin Dimitrov" w:date="2017-07-12T08:30:00Z">
        <w:r w:rsidR="00D26988">
          <w:t xml:space="preserve"> This has to tell our Engine to break the while cycle and terminate the program (turn off the Engine)</w:t>
        </w:r>
      </w:ins>
      <w:ins w:id="2143" w:author="Valentin Dimitrov" w:date="2017-07-12T08:31:00Z">
        <w:r w:rsidR="00D26988">
          <w:t>.</w:t>
        </w:r>
      </w:ins>
    </w:p>
    <w:p w:rsidR="00D0107B" w:rsidRPr="00C96950" w:rsidRDefault="00D0107B">
      <w:pPr>
        <w:ind w:firstLine="284"/>
        <w:pPrChange w:id="2144" w:author="Valentin Dimitrov" w:date="2017-07-12T08:31:00Z">
          <w:pPr/>
        </w:pPrChange>
      </w:pPr>
    </w:p>
    <w:sectPr w:rsidR="00D0107B" w:rsidRPr="00C96950" w:rsidSect="009254B7">
      <w:headerReference w:type="even" r:id="rId83"/>
      <w:headerReference w:type="default" r:id="rId84"/>
      <w:footerReference w:type="even" r:id="rId85"/>
      <w:footerReference w:type="default" r:id="rId86"/>
      <w:headerReference w:type="first" r:id="rId87"/>
      <w:footerReference w:type="first" r:id="rId8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4F3" w:rsidRDefault="006F44F3" w:rsidP="008068A2">
      <w:pPr>
        <w:spacing w:after="0" w:line="240" w:lineRule="auto"/>
      </w:pPr>
      <w:r>
        <w:separator/>
      </w:r>
    </w:p>
  </w:endnote>
  <w:endnote w:type="continuationSeparator" w:id="0">
    <w:p w:rsidR="006F44F3" w:rsidRDefault="006F44F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335" w:rsidRDefault="002503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335" w:rsidRPr="00AC77AD" w:rsidRDefault="00250335"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50335" w:rsidRDefault="00250335"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left:0;text-align:left;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50335" w:rsidRDefault="00250335"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271FC0D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0335" w:rsidRPr="008C2B83" w:rsidRDefault="0025033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06B19">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ins w:id="2145" w:author="Valentin Dimitrov" w:date="2017-07-12T14:01:00Z">
                            <w:r w:rsidR="00606B19">
                              <w:rPr>
                                <w:noProof/>
                                <w:sz w:val="18"/>
                                <w:szCs w:val="18"/>
                              </w:rPr>
                              <w:t>12</w:t>
                            </w:r>
                          </w:ins>
                          <w:del w:id="2146" w:author="Valentin Dimitrov" w:date="2017-07-11T11:23:00Z">
                            <w:r w:rsidDel="00437DAC">
                              <w:rPr>
                                <w:noProof/>
                                <w:sz w:val="18"/>
                                <w:szCs w:val="18"/>
                              </w:rPr>
                              <w:delText>16</w:delText>
                            </w:r>
                          </w:del>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left:0;text-align:left;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50335" w:rsidRPr="008C2B83" w:rsidRDefault="0025033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06B19">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ins w:id="2147" w:author="Valentin Dimitrov" w:date="2017-07-12T14:01:00Z">
                      <w:r w:rsidR="00606B19">
                        <w:rPr>
                          <w:noProof/>
                          <w:sz w:val="18"/>
                          <w:szCs w:val="18"/>
                        </w:rPr>
                        <w:t>12</w:t>
                      </w:r>
                    </w:ins>
                    <w:del w:id="2148" w:author="Valentin Dimitrov" w:date="2017-07-11T11:23:00Z">
                      <w:r w:rsidDel="00437DAC">
                        <w:rPr>
                          <w:noProof/>
                          <w:sz w:val="18"/>
                          <w:szCs w:val="18"/>
                        </w:rPr>
                        <w:delText>16</w:delText>
                      </w:r>
                    </w:del>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0335" w:rsidRDefault="00250335"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left:0;text-align:left;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50335" w:rsidRDefault="00250335"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50335" w:rsidRDefault="00250335"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50335" w:rsidRDefault="00250335"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left:0;text-align:left;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50335" w:rsidRDefault="00250335"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50335" w:rsidRDefault="00250335"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335" w:rsidRDefault="00250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4F3" w:rsidRDefault="006F44F3" w:rsidP="008068A2">
      <w:pPr>
        <w:spacing w:after="0" w:line="240" w:lineRule="auto"/>
      </w:pPr>
      <w:r>
        <w:separator/>
      </w:r>
    </w:p>
  </w:footnote>
  <w:footnote w:type="continuationSeparator" w:id="0">
    <w:p w:rsidR="006F44F3" w:rsidRDefault="006F44F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335" w:rsidRDefault="00250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335" w:rsidRDefault="00250335" w:rsidP="00564D7B">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335" w:rsidRDefault="00250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1817"/>
    <w:multiLevelType w:val="hybridMultilevel"/>
    <w:tmpl w:val="BC50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10"/>
  </w:num>
  <w:num w:numId="4">
    <w:abstractNumId w:val="20"/>
  </w:num>
  <w:num w:numId="5">
    <w:abstractNumId w:val="21"/>
  </w:num>
  <w:num w:numId="6">
    <w:abstractNumId w:val="23"/>
  </w:num>
  <w:num w:numId="7">
    <w:abstractNumId w:val="6"/>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4"/>
  </w:num>
  <w:num w:numId="13">
    <w:abstractNumId w:val="4"/>
  </w:num>
  <w:num w:numId="14">
    <w:abstractNumId w:val="19"/>
  </w:num>
  <w:num w:numId="15">
    <w:abstractNumId w:val="16"/>
  </w:num>
  <w:num w:numId="16">
    <w:abstractNumId w:val="22"/>
  </w:num>
  <w:num w:numId="17">
    <w:abstractNumId w:val="24"/>
  </w:num>
  <w:num w:numId="18">
    <w:abstractNumId w:val="8"/>
  </w:num>
  <w:num w:numId="19">
    <w:abstractNumId w:val="15"/>
  </w:num>
  <w:num w:numId="20">
    <w:abstractNumId w:val="25"/>
  </w:num>
  <w:num w:numId="21">
    <w:abstractNumId w:val="12"/>
  </w:num>
  <w:num w:numId="22">
    <w:abstractNumId w:val="13"/>
  </w:num>
  <w:num w:numId="23">
    <w:abstractNumId w:val="26"/>
  </w:num>
  <w:num w:numId="24">
    <w:abstractNumId w:val="2"/>
  </w:num>
  <w:num w:numId="25">
    <w:abstractNumId w:val="5"/>
  </w:num>
  <w:num w:numId="26">
    <w:abstractNumId w:val="3"/>
  </w:num>
  <w:num w:numId="27">
    <w:abstractNumId w:val="17"/>
  </w:num>
  <w:num w:numId="28">
    <w:abstractNumId w:val="28"/>
  </w:num>
  <w:num w:numId="29">
    <w:abstractNumId w:val="7"/>
    <w:lvlOverride w:ilvl="0">
      <w:startOverride w:val="1"/>
    </w:lvlOverride>
  </w:num>
  <w:num w:numId="3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lentin Dimitrov">
    <w15:presenceInfo w15:providerId="None" w15:userId="Valentin Dimitr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21C"/>
    <w:rsid w:val="00002C1C"/>
    <w:rsid w:val="00003701"/>
    <w:rsid w:val="00004376"/>
    <w:rsid w:val="00007044"/>
    <w:rsid w:val="00013392"/>
    <w:rsid w:val="000136AA"/>
    <w:rsid w:val="00016D20"/>
    <w:rsid w:val="00022676"/>
    <w:rsid w:val="00025F04"/>
    <w:rsid w:val="000271F9"/>
    <w:rsid w:val="00027DB1"/>
    <w:rsid w:val="00030CBE"/>
    <w:rsid w:val="00037CD4"/>
    <w:rsid w:val="00040C2B"/>
    <w:rsid w:val="000424F1"/>
    <w:rsid w:val="00052B24"/>
    <w:rsid w:val="0006465A"/>
    <w:rsid w:val="00064D15"/>
    <w:rsid w:val="000711BB"/>
    <w:rsid w:val="00080266"/>
    <w:rsid w:val="00080649"/>
    <w:rsid w:val="000851FC"/>
    <w:rsid w:val="00086727"/>
    <w:rsid w:val="00097E9C"/>
    <w:rsid w:val="000A02BB"/>
    <w:rsid w:val="000A369C"/>
    <w:rsid w:val="000B39E6"/>
    <w:rsid w:val="000B42D6"/>
    <w:rsid w:val="000B56F0"/>
    <w:rsid w:val="000C10BE"/>
    <w:rsid w:val="000C16DC"/>
    <w:rsid w:val="000D033D"/>
    <w:rsid w:val="000D4882"/>
    <w:rsid w:val="000F3C1F"/>
    <w:rsid w:val="000F4444"/>
    <w:rsid w:val="000F6DFE"/>
    <w:rsid w:val="000F7519"/>
    <w:rsid w:val="0010158B"/>
    <w:rsid w:val="00103906"/>
    <w:rsid w:val="00104756"/>
    <w:rsid w:val="001131B6"/>
    <w:rsid w:val="00123250"/>
    <w:rsid w:val="001254D2"/>
    <w:rsid w:val="00125581"/>
    <w:rsid w:val="001275B9"/>
    <w:rsid w:val="00127650"/>
    <w:rsid w:val="00130208"/>
    <w:rsid w:val="001349C3"/>
    <w:rsid w:val="00134F26"/>
    <w:rsid w:val="0014199A"/>
    <w:rsid w:val="00142C75"/>
    <w:rsid w:val="00151840"/>
    <w:rsid w:val="001619DF"/>
    <w:rsid w:val="00164CDC"/>
    <w:rsid w:val="001673E5"/>
    <w:rsid w:val="00167CF1"/>
    <w:rsid w:val="001703A1"/>
    <w:rsid w:val="00171021"/>
    <w:rsid w:val="00175F5C"/>
    <w:rsid w:val="001772EF"/>
    <w:rsid w:val="00183A2C"/>
    <w:rsid w:val="00192692"/>
    <w:rsid w:val="001926D4"/>
    <w:rsid w:val="00194F82"/>
    <w:rsid w:val="001973FC"/>
    <w:rsid w:val="001A2DD2"/>
    <w:rsid w:val="001A6728"/>
    <w:rsid w:val="001A6FF8"/>
    <w:rsid w:val="001C1FCD"/>
    <w:rsid w:val="001C364F"/>
    <w:rsid w:val="001D2464"/>
    <w:rsid w:val="001D6831"/>
    <w:rsid w:val="001E00E1"/>
    <w:rsid w:val="001E07C7"/>
    <w:rsid w:val="001E1161"/>
    <w:rsid w:val="001E2ACE"/>
    <w:rsid w:val="001E3FEF"/>
    <w:rsid w:val="001F25D9"/>
    <w:rsid w:val="001F3428"/>
    <w:rsid w:val="00200519"/>
    <w:rsid w:val="00202520"/>
    <w:rsid w:val="00202683"/>
    <w:rsid w:val="00205549"/>
    <w:rsid w:val="00207C9F"/>
    <w:rsid w:val="00215FCE"/>
    <w:rsid w:val="00223071"/>
    <w:rsid w:val="00223695"/>
    <w:rsid w:val="00227879"/>
    <w:rsid w:val="00235E11"/>
    <w:rsid w:val="0024060C"/>
    <w:rsid w:val="00243621"/>
    <w:rsid w:val="00243B8D"/>
    <w:rsid w:val="00247AC6"/>
    <w:rsid w:val="00250335"/>
    <w:rsid w:val="00253CD2"/>
    <w:rsid w:val="0025492B"/>
    <w:rsid w:val="00257060"/>
    <w:rsid w:val="00261ABB"/>
    <w:rsid w:val="00264287"/>
    <w:rsid w:val="0026589D"/>
    <w:rsid w:val="002664E1"/>
    <w:rsid w:val="00272139"/>
    <w:rsid w:val="00274400"/>
    <w:rsid w:val="00280797"/>
    <w:rsid w:val="0028205C"/>
    <w:rsid w:val="0028205D"/>
    <w:rsid w:val="002856ED"/>
    <w:rsid w:val="00293E9D"/>
    <w:rsid w:val="0029403A"/>
    <w:rsid w:val="00296112"/>
    <w:rsid w:val="002972CD"/>
    <w:rsid w:val="002A2D2D"/>
    <w:rsid w:val="002A6407"/>
    <w:rsid w:val="002A6CBE"/>
    <w:rsid w:val="002B0473"/>
    <w:rsid w:val="002B7064"/>
    <w:rsid w:val="002B7BB1"/>
    <w:rsid w:val="002C2314"/>
    <w:rsid w:val="002C273A"/>
    <w:rsid w:val="002C2D54"/>
    <w:rsid w:val="002C595E"/>
    <w:rsid w:val="002D0517"/>
    <w:rsid w:val="002D1F91"/>
    <w:rsid w:val="002D4167"/>
    <w:rsid w:val="002E5068"/>
    <w:rsid w:val="002E52B3"/>
    <w:rsid w:val="002E63DF"/>
    <w:rsid w:val="002F5188"/>
    <w:rsid w:val="002F66B4"/>
    <w:rsid w:val="00302E08"/>
    <w:rsid w:val="00306151"/>
    <w:rsid w:val="003069F1"/>
    <w:rsid w:val="0033212E"/>
    <w:rsid w:val="00333C61"/>
    <w:rsid w:val="00333CFE"/>
    <w:rsid w:val="00333D71"/>
    <w:rsid w:val="0033490F"/>
    <w:rsid w:val="003352C3"/>
    <w:rsid w:val="00335E1A"/>
    <w:rsid w:val="00341F4A"/>
    <w:rsid w:val="00347E21"/>
    <w:rsid w:val="00353900"/>
    <w:rsid w:val="00355337"/>
    <w:rsid w:val="003578C4"/>
    <w:rsid w:val="003612F6"/>
    <w:rsid w:val="00363A65"/>
    <w:rsid w:val="00380D46"/>
    <w:rsid w:val="003817EF"/>
    <w:rsid w:val="00382A45"/>
    <w:rsid w:val="00386DD2"/>
    <w:rsid w:val="00387714"/>
    <w:rsid w:val="003A1601"/>
    <w:rsid w:val="003A5602"/>
    <w:rsid w:val="003B0278"/>
    <w:rsid w:val="003B08DF"/>
    <w:rsid w:val="003B6A53"/>
    <w:rsid w:val="003C12BB"/>
    <w:rsid w:val="003C1C2E"/>
    <w:rsid w:val="003C2850"/>
    <w:rsid w:val="003D00DF"/>
    <w:rsid w:val="003D0901"/>
    <w:rsid w:val="003D1D99"/>
    <w:rsid w:val="003D1FFA"/>
    <w:rsid w:val="003D29C8"/>
    <w:rsid w:val="003D2AD3"/>
    <w:rsid w:val="003D425F"/>
    <w:rsid w:val="003E1013"/>
    <w:rsid w:val="003E167F"/>
    <w:rsid w:val="003E2A2C"/>
    <w:rsid w:val="003E443A"/>
    <w:rsid w:val="003E6BFB"/>
    <w:rsid w:val="003E6D0A"/>
    <w:rsid w:val="003E6EBC"/>
    <w:rsid w:val="003F0E6D"/>
    <w:rsid w:val="003F1864"/>
    <w:rsid w:val="003F536F"/>
    <w:rsid w:val="003F6CC5"/>
    <w:rsid w:val="00402520"/>
    <w:rsid w:val="00420F26"/>
    <w:rsid w:val="004311CA"/>
    <w:rsid w:val="00432904"/>
    <w:rsid w:val="00437DAC"/>
    <w:rsid w:val="004409EC"/>
    <w:rsid w:val="004415A7"/>
    <w:rsid w:val="00446526"/>
    <w:rsid w:val="0045575F"/>
    <w:rsid w:val="00455E16"/>
    <w:rsid w:val="004608C9"/>
    <w:rsid w:val="00463DCC"/>
    <w:rsid w:val="00463E44"/>
    <w:rsid w:val="00466C97"/>
    <w:rsid w:val="0047097A"/>
    <w:rsid w:val="004731E1"/>
    <w:rsid w:val="0047331A"/>
    <w:rsid w:val="00473B2B"/>
    <w:rsid w:val="00473E69"/>
    <w:rsid w:val="00476D4B"/>
    <w:rsid w:val="004861B8"/>
    <w:rsid w:val="004879B8"/>
    <w:rsid w:val="004902D9"/>
    <w:rsid w:val="00491748"/>
    <w:rsid w:val="00495E1D"/>
    <w:rsid w:val="00495EBE"/>
    <w:rsid w:val="004A16C1"/>
    <w:rsid w:val="004A2A00"/>
    <w:rsid w:val="004A2B7A"/>
    <w:rsid w:val="004A5FFA"/>
    <w:rsid w:val="004A7E77"/>
    <w:rsid w:val="004B4CB7"/>
    <w:rsid w:val="004B670E"/>
    <w:rsid w:val="004C4871"/>
    <w:rsid w:val="004C518B"/>
    <w:rsid w:val="004C5A1C"/>
    <w:rsid w:val="004C7AEE"/>
    <w:rsid w:val="004D0DBE"/>
    <w:rsid w:val="004D14B4"/>
    <w:rsid w:val="004D29A9"/>
    <w:rsid w:val="004D7BB7"/>
    <w:rsid w:val="004E5CBF"/>
    <w:rsid w:val="004F1AD3"/>
    <w:rsid w:val="004F767A"/>
    <w:rsid w:val="0050017E"/>
    <w:rsid w:val="00501D0C"/>
    <w:rsid w:val="00502CF0"/>
    <w:rsid w:val="0050438B"/>
    <w:rsid w:val="005075E7"/>
    <w:rsid w:val="00515ED6"/>
    <w:rsid w:val="00517795"/>
    <w:rsid w:val="005177D3"/>
    <w:rsid w:val="00517B12"/>
    <w:rsid w:val="00524789"/>
    <w:rsid w:val="00535A20"/>
    <w:rsid w:val="0054398F"/>
    <w:rsid w:val="00546BB8"/>
    <w:rsid w:val="00553CCB"/>
    <w:rsid w:val="005544D1"/>
    <w:rsid w:val="00563DC7"/>
    <w:rsid w:val="00564029"/>
    <w:rsid w:val="005643BD"/>
    <w:rsid w:val="00564D7B"/>
    <w:rsid w:val="0056527D"/>
    <w:rsid w:val="0056786B"/>
    <w:rsid w:val="00572779"/>
    <w:rsid w:val="00572F19"/>
    <w:rsid w:val="00574E2A"/>
    <w:rsid w:val="005803E5"/>
    <w:rsid w:val="00584EDB"/>
    <w:rsid w:val="005859BA"/>
    <w:rsid w:val="0058723E"/>
    <w:rsid w:val="00591F51"/>
    <w:rsid w:val="00596357"/>
    <w:rsid w:val="005A1CED"/>
    <w:rsid w:val="005A7F04"/>
    <w:rsid w:val="005B1110"/>
    <w:rsid w:val="005B2348"/>
    <w:rsid w:val="005B3DD3"/>
    <w:rsid w:val="005C131C"/>
    <w:rsid w:val="005C1C3A"/>
    <w:rsid w:val="005C4EE3"/>
    <w:rsid w:val="005C52F1"/>
    <w:rsid w:val="005C573C"/>
    <w:rsid w:val="005C6A24"/>
    <w:rsid w:val="005E04CE"/>
    <w:rsid w:val="005E6816"/>
    <w:rsid w:val="005E6CC9"/>
    <w:rsid w:val="005F04FE"/>
    <w:rsid w:val="005F307C"/>
    <w:rsid w:val="005F4186"/>
    <w:rsid w:val="005F7505"/>
    <w:rsid w:val="00600083"/>
    <w:rsid w:val="00601452"/>
    <w:rsid w:val="006014B1"/>
    <w:rsid w:val="00602C25"/>
    <w:rsid w:val="00604363"/>
    <w:rsid w:val="00604D87"/>
    <w:rsid w:val="0060582B"/>
    <w:rsid w:val="0060650E"/>
    <w:rsid w:val="00606B19"/>
    <w:rsid w:val="00606B1C"/>
    <w:rsid w:val="006155F9"/>
    <w:rsid w:val="00615770"/>
    <w:rsid w:val="006176E0"/>
    <w:rsid w:val="00622CC7"/>
    <w:rsid w:val="00623A98"/>
    <w:rsid w:val="00624DCF"/>
    <w:rsid w:val="00631128"/>
    <w:rsid w:val="0063342B"/>
    <w:rsid w:val="006441C4"/>
    <w:rsid w:val="00644707"/>
    <w:rsid w:val="00644924"/>
    <w:rsid w:val="0064507C"/>
    <w:rsid w:val="00645535"/>
    <w:rsid w:val="006525F3"/>
    <w:rsid w:val="00654E56"/>
    <w:rsid w:val="00661F23"/>
    <w:rsid w:val="006660E2"/>
    <w:rsid w:val="00670041"/>
    <w:rsid w:val="006719BA"/>
    <w:rsid w:val="00671FE2"/>
    <w:rsid w:val="00673B36"/>
    <w:rsid w:val="006806EE"/>
    <w:rsid w:val="0068169D"/>
    <w:rsid w:val="00690742"/>
    <w:rsid w:val="00695634"/>
    <w:rsid w:val="006979D2"/>
    <w:rsid w:val="006A2AE6"/>
    <w:rsid w:val="006A2E6B"/>
    <w:rsid w:val="006A3CC6"/>
    <w:rsid w:val="006A5733"/>
    <w:rsid w:val="006A7AA5"/>
    <w:rsid w:val="006B658F"/>
    <w:rsid w:val="006B7B8F"/>
    <w:rsid w:val="006C41BF"/>
    <w:rsid w:val="006D239A"/>
    <w:rsid w:val="006D640C"/>
    <w:rsid w:val="006D69F9"/>
    <w:rsid w:val="006D6F47"/>
    <w:rsid w:val="006D7C4D"/>
    <w:rsid w:val="006E2245"/>
    <w:rsid w:val="006E3F50"/>
    <w:rsid w:val="006E55B4"/>
    <w:rsid w:val="006E57FB"/>
    <w:rsid w:val="006E7E50"/>
    <w:rsid w:val="006F0852"/>
    <w:rsid w:val="006F0F9A"/>
    <w:rsid w:val="006F419B"/>
    <w:rsid w:val="006F44F3"/>
    <w:rsid w:val="006F45B9"/>
    <w:rsid w:val="00704432"/>
    <w:rsid w:val="007051DF"/>
    <w:rsid w:val="00710C4E"/>
    <w:rsid w:val="00714B2A"/>
    <w:rsid w:val="0071692E"/>
    <w:rsid w:val="00716BBC"/>
    <w:rsid w:val="007203C3"/>
    <w:rsid w:val="007209EE"/>
    <w:rsid w:val="00724DA4"/>
    <w:rsid w:val="0072684F"/>
    <w:rsid w:val="007268CF"/>
    <w:rsid w:val="0073474B"/>
    <w:rsid w:val="00735A0E"/>
    <w:rsid w:val="00737161"/>
    <w:rsid w:val="00741C5B"/>
    <w:rsid w:val="00742056"/>
    <w:rsid w:val="00742F14"/>
    <w:rsid w:val="00743C18"/>
    <w:rsid w:val="0074490C"/>
    <w:rsid w:val="00751792"/>
    <w:rsid w:val="007518EA"/>
    <w:rsid w:val="007547BA"/>
    <w:rsid w:val="00761A1E"/>
    <w:rsid w:val="00763912"/>
    <w:rsid w:val="00770B05"/>
    <w:rsid w:val="00781077"/>
    <w:rsid w:val="00784922"/>
    <w:rsid w:val="00785258"/>
    <w:rsid w:val="0078789A"/>
    <w:rsid w:val="00791F02"/>
    <w:rsid w:val="0079324A"/>
    <w:rsid w:val="007949DD"/>
    <w:rsid w:val="00794A05"/>
    <w:rsid w:val="00794EEE"/>
    <w:rsid w:val="00797990"/>
    <w:rsid w:val="007A635E"/>
    <w:rsid w:val="007A644E"/>
    <w:rsid w:val="007B0FA3"/>
    <w:rsid w:val="007B5986"/>
    <w:rsid w:val="007B779F"/>
    <w:rsid w:val="007C0BEA"/>
    <w:rsid w:val="007C164A"/>
    <w:rsid w:val="007C2C37"/>
    <w:rsid w:val="007C3E81"/>
    <w:rsid w:val="007C5F2B"/>
    <w:rsid w:val="007D1F12"/>
    <w:rsid w:val="007D65B1"/>
    <w:rsid w:val="007E0960"/>
    <w:rsid w:val="007E2292"/>
    <w:rsid w:val="007E4B94"/>
    <w:rsid w:val="007F0815"/>
    <w:rsid w:val="007F177C"/>
    <w:rsid w:val="007F5318"/>
    <w:rsid w:val="007F6061"/>
    <w:rsid w:val="00801502"/>
    <w:rsid w:val="00805055"/>
    <w:rsid w:val="0080542F"/>
    <w:rsid w:val="008063A4"/>
    <w:rsid w:val="008063E1"/>
    <w:rsid w:val="008068A2"/>
    <w:rsid w:val="00806C13"/>
    <w:rsid w:val="008105A0"/>
    <w:rsid w:val="008110D2"/>
    <w:rsid w:val="008240DB"/>
    <w:rsid w:val="00830E30"/>
    <w:rsid w:val="00831EEA"/>
    <w:rsid w:val="008324B2"/>
    <w:rsid w:val="0083588D"/>
    <w:rsid w:val="008372D0"/>
    <w:rsid w:val="0084226C"/>
    <w:rsid w:val="00843F5F"/>
    <w:rsid w:val="00861625"/>
    <w:rsid w:val="008617B5"/>
    <w:rsid w:val="00863C18"/>
    <w:rsid w:val="0087027E"/>
    <w:rsid w:val="00870828"/>
    <w:rsid w:val="00872658"/>
    <w:rsid w:val="00874A25"/>
    <w:rsid w:val="00875491"/>
    <w:rsid w:val="0088080B"/>
    <w:rsid w:val="00882033"/>
    <w:rsid w:val="008876BE"/>
    <w:rsid w:val="0089002E"/>
    <w:rsid w:val="00890761"/>
    <w:rsid w:val="0089334C"/>
    <w:rsid w:val="00893A65"/>
    <w:rsid w:val="008A0304"/>
    <w:rsid w:val="008A6206"/>
    <w:rsid w:val="008B204E"/>
    <w:rsid w:val="008B6661"/>
    <w:rsid w:val="008C1929"/>
    <w:rsid w:val="008C2B83"/>
    <w:rsid w:val="008C5930"/>
    <w:rsid w:val="008C6276"/>
    <w:rsid w:val="008D3BE1"/>
    <w:rsid w:val="008D4122"/>
    <w:rsid w:val="008D4124"/>
    <w:rsid w:val="008E0567"/>
    <w:rsid w:val="008E26A7"/>
    <w:rsid w:val="008E599C"/>
    <w:rsid w:val="008E6CF3"/>
    <w:rsid w:val="008E750B"/>
    <w:rsid w:val="008E7D36"/>
    <w:rsid w:val="008F202C"/>
    <w:rsid w:val="008F5B43"/>
    <w:rsid w:val="008F5FDB"/>
    <w:rsid w:val="008F6035"/>
    <w:rsid w:val="00901CE1"/>
    <w:rsid w:val="00902716"/>
    <w:rsid w:val="00902E68"/>
    <w:rsid w:val="00907A50"/>
    <w:rsid w:val="00910B5C"/>
    <w:rsid w:val="00911C8B"/>
    <w:rsid w:val="00912BC6"/>
    <w:rsid w:val="00914AB6"/>
    <w:rsid w:val="00920934"/>
    <w:rsid w:val="00922C4F"/>
    <w:rsid w:val="009233B5"/>
    <w:rsid w:val="009254B7"/>
    <w:rsid w:val="00925D13"/>
    <w:rsid w:val="00934D7B"/>
    <w:rsid w:val="009351B6"/>
    <w:rsid w:val="00941053"/>
    <w:rsid w:val="00941FFF"/>
    <w:rsid w:val="00944445"/>
    <w:rsid w:val="0095174B"/>
    <w:rsid w:val="00952217"/>
    <w:rsid w:val="0095466F"/>
    <w:rsid w:val="00955691"/>
    <w:rsid w:val="009572C5"/>
    <w:rsid w:val="00961157"/>
    <w:rsid w:val="009635FC"/>
    <w:rsid w:val="0096379B"/>
    <w:rsid w:val="0096479E"/>
    <w:rsid w:val="00965DF3"/>
    <w:rsid w:val="00970954"/>
    <w:rsid w:val="00970E9A"/>
    <w:rsid w:val="00972416"/>
    <w:rsid w:val="00975CE0"/>
    <w:rsid w:val="00976E46"/>
    <w:rsid w:val="0098462D"/>
    <w:rsid w:val="00986F24"/>
    <w:rsid w:val="009A0FA6"/>
    <w:rsid w:val="009A59D4"/>
    <w:rsid w:val="009A63FE"/>
    <w:rsid w:val="009A7D94"/>
    <w:rsid w:val="009B0FF1"/>
    <w:rsid w:val="009B6713"/>
    <w:rsid w:val="009C0C39"/>
    <w:rsid w:val="009C132C"/>
    <w:rsid w:val="009C6304"/>
    <w:rsid w:val="009D014B"/>
    <w:rsid w:val="009D1805"/>
    <w:rsid w:val="009D57AC"/>
    <w:rsid w:val="009E02C0"/>
    <w:rsid w:val="009E0A2A"/>
    <w:rsid w:val="009E2F7A"/>
    <w:rsid w:val="009E41BD"/>
    <w:rsid w:val="009E6906"/>
    <w:rsid w:val="009F22B5"/>
    <w:rsid w:val="009F760D"/>
    <w:rsid w:val="00A02545"/>
    <w:rsid w:val="00A02813"/>
    <w:rsid w:val="00A06D89"/>
    <w:rsid w:val="00A10B99"/>
    <w:rsid w:val="00A12615"/>
    <w:rsid w:val="00A22C29"/>
    <w:rsid w:val="00A2426C"/>
    <w:rsid w:val="00A30B05"/>
    <w:rsid w:val="00A3146A"/>
    <w:rsid w:val="00A3283C"/>
    <w:rsid w:val="00A34F7A"/>
    <w:rsid w:val="00A36D9F"/>
    <w:rsid w:val="00A41120"/>
    <w:rsid w:val="00A4353B"/>
    <w:rsid w:val="00A44B08"/>
    <w:rsid w:val="00A458A2"/>
    <w:rsid w:val="00A45A89"/>
    <w:rsid w:val="00A47F12"/>
    <w:rsid w:val="00A51EBA"/>
    <w:rsid w:val="00A57680"/>
    <w:rsid w:val="00A66DE2"/>
    <w:rsid w:val="00A70227"/>
    <w:rsid w:val="00A76BAB"/>
    <w:rsid w:val="00A77F10"/>
    <w:rsid w:val="00A826E2"/>
    <w:rsid w:val="00A8570C"/>
    <w:rsid w:val="00A87F2F"/>
    <w:rsid w:val="00A90D10"/>
    <w:rsid w:val="00A911E0"/>
    <w:rsid w:val="00A91263"/>
    <w:rsid w:val="00AA187F"/>
    <w:rsid w:val="00AA2C11"/>
    <w:rsid w:val="00AA3772"/>
    <w:rsid w:val="00AB106E"/>
    <w:rsid w:val="00AB2224"/>
    <w:rsid w:val="00AB4FA5"/>
    <w:rsid w:val="00AB6A1D"/>
    <w:rsid w:val="00AC60FE"/>
    <w:rsid w:val="00AC77AD"/>
    <w:rsid w:val="00AC7CE6"/>
    <w:rsid w:val="00AD3214"/>
    <w:rsid w:val="00AE05D3"/>
    <w:rsid w:val="00AE153E"/>
    <w:rsid w:val="00AE6D60"/>
    <w:rsid w:val="00AF1133"/>
    <w:rsid w:val="00AF3314"/>
    <w:rsid w:val="00B058CA"/>
    <w:rsid w:val="00B1140D"/>
    <w:rsid w:val="00B13D9A"/>
    <w:rsid w:val="00B148DD"/>
    <w:rsid w:val="00B25109"/>
    <w:rsid w:val="00B41D86"/>
    <w:rsid w:val="00B4245F"/>
    <w:rsid w:val="00B46640"/>
    <w:rsid w:val="00B46736"/>
    <w:rsid w:val="00B47D17"/>
    <w:rsid w:val="00B50A10"/>
    <w:rsid w:val="00B5496C"/>
    <w:rsid w:val="00B567F6"/>
    <w:rsid w:val="00B63BD7"/>
    <w:rsid w:val="00B63DED"/>
    <w:rsid w:val="00B671BA"/>
    <w:rsid w:val="00B7064B"/>
    <w:rsid w:val="00B711D8"/>
    <w:rsid w:val="00B71899"/>
    <w:rsid w:val="00B7304A"/>
    <w:rsid w:val="00B778AD"/>
    <w:rsid w:val="00B82A66"/>
    <w:rsid w:val="00B9309B"/>
    <w:rsid w:val="00B931D1"/>
    <w:rsid w:val="00B93927"/>
    <w:rsid w:val="00BA0154"/>
    <w:rsid w:val="00BA1428"/>
    <w:rsid w:val="00BA1772"/>
    <w:rsid w:val="00BA1F40"/>
    <w:rsid w:val="00BA4820"/>
    <w:rsid w:val="00BA4F4B"/>
    <w:rsid w:val="00BB05FA"/>
    <w:rsid w:val="00BB0D7E"/>
    <w:rsid w:val="00BB223F"/>
    <w:rsid w:val="00BB2552"/>
    <w:rsid w:val="00BB39DE"/>
    <w:rsid w:val="00BB5B10"/>
    <w:rsid w:val="00BC1635"/>
    <w:rsid w:val="00BC1CD5"/>
    <w:rsid w:val="00BC56D6"/>
    <w:rsid w:val="00BC7B81"/>
    <w:rsid w:val="00BD05D9"/>
    <w:rsid w:val="00BD4F1F"/>
    <w:rsid w:val="00BD5199"/>
    <w:rsid w:val="00BE35F2"/>
    <w:rsid w:val="00BE43A7"/>
    <w:rsid w:val="00BE7CC7"/>
    <w:rsid w:val="00BF1775"/>
    <w:rsid w:val="00BF201D"/>
    <w:rsid w:val="00BF3839"/>
    <w:rsid w:val="00BF3C3B"/>
    <w:rsid w:val="00BF3C41"/>
    <w:rsid w:val="00BF434F"/>
    <w:rsid w:val="00C0490B"/>
    <w:rsid w:val="00C06FBA"/>
    <w:rsid w:val="00C07904"/>
    <w:rsid w:val="00C11320"/>
    <w:rsid w:val="00C14C80"/>
    <w:rsid w:val="00C202C0"/>
    <w:rsid w:val="00C27EAF"/>
    <w:rsid w:val="00C34F46"/>
    <w:rsid w:val="00C3543E"/>
    <w:rsid w:val="00C355A5"/>
    <w:rsid w:val="00C4221E"/>
    <w:rsid w:val="00C43B64"/>
    <w:rsid w:val="00C50164"/>
    <w:rsid w:val="00C531AF"/>
    <w:rsid w:val="00C53F37"/>
    <w:rsid w:val="00C565DB"/>
    <w:rsid w:val="00C600A6"/>
    <w:rsid w:val="00C62A0F"/>
    <w:rsid w:val="00C70A9A"/>
    <w:rsid w:val="00C82862"/>
    <w:rsid w:val="00C84855"/>
    <w:rsid w:val="00C84E4D"/>
    <w:rsid w:val="00C85313"/>
    <w:rsid w:val="00C86A92"/>
    <w:rsid w:val="00C872ED"/>
    <w:rsid w:val="00C90B9E"/>
    <w:rsid w:val="00C917B8"/>
    <w:rsid w:val="00C923E5"/>
    <w:rsid w:val="00C94957"/>
    <w:rsid w:val="00C95C26"/>
    <w:rsid w:val="00C96950"/>
    <w:rsid w:val="00CA013A"/>
    <w:rsid w:val="00CA0919"/>
    <w:rsid w:val="00CA281C"/>
    <w:rsid w:val="00CA2A98"/>
    <w:rsid w:val="00CA7C7B"/>
    <w:rsid w:val="00CB0634"/>
    <w:rsid w:val="00CB2024"/>
    <w:rsid w:val="00CB27FE"/>
    <w:rsid w:val="00CB3C22"/>
    <w:rsid w:val="00CB56BA"/>
    <w:rsid w:val="00CB5784"/>
    <w:rsid w:val="00CB74E8"/>
    <w:rsid w:val="00CC5F3F"/>
    <w:rsid w:val="00CD3163"/>
    <w:rsid w:val="00CD3C4E"/>
    <w:rsid w:val="00CD5181"/>
    <w:rsid w:val="00CD7485"/>
    <w:rsid w:val="00CD79D4"/>
    <w:rsid w:val="00CE7A23"/>
    <w:rsid w:val="00CF40C3"/>
    <w:rsid w:val="00CF43B9"/>
    <w:rsid w:val="00CF5EB1"/>
    <w:rsid w:val="00D0107B"/>
    <w:rsid w:val="00D01CE9"/>
    <w:rsid w:val="00D02161"/>
    <w:rsid w:val="00D02D55"/>
    <w:rsid w:val="00D14DA2"/>
    <w:rsid w:val="00D206A6"/>
    <w:rsid w:val="00D22895"/>
    <w:rsid w:val="00D26988"/>
    <w:rsid w:val="00D30AFE"/>
    <w:rsid w:val="00D30D1F"/>
    <w:rsid w:val="00D370BF"/>
    <w:rsid w:val="00D4354E"/>
    <w:rsid w:val="00D43F69"/>
    <w:rsid w:val="00D50831"/>
    <w:rsid w:val="00D53254"/>
    <w:rsid w:val="00D55609"/>
    <w:rsid w:val="00D60F76"/>
    <w:rsid w:val="00D67435"/>
    <w:rsid w:val="00D67C0E"/>
    <w:rsid w:val="00D71ADA"/>
    <w:rsid w:val="00D73957"/>
    <w:rsid w:val="00D75B0C"/>
    <w:rsid w:val="00D829DE"/>
    <w:rsid w:val="00D910AA"/>
    <w:rsid w:val="00DB5996"/>
    <w:rsid w:val="00DB6576"/>
    <w:rsid w:val="00DC28E6"/>
    <w:rsid w:val="00DC6A5F"/>
    <w:rsid w:val="00DD22CD"/>
    <w:rsid w:val="00DD24FF"/>
    <w:rsid w:val="00DD3BDE"/>
    <w:rsid w:val="00DD4693"/>
    <w:rsid w:val="00DD5708"/>
    <w:rsid w:val="00DD7A43"/>
    <w:rsid w:val="00DD7BB2"/>
    <w:rsid w:val="00DE1B8E"/>
    <w:rsid w:val="00DE5D78"/>
    <w:rsid w:val="00DF00FA"/>
    <w:rsid w:val="00DF01D4"/>
    <w:rsid w:val="00DF10B5"/>
    <w:rsid w:val="00DF57D8"/>
    <w:rsid w:val="00E07154"/>
    <w:rsid w:val="00E24C6A"/>
    <w:rsid w:val="00E25811"/>
    <w:rsid w:val="00E27DC8"/>
    <w:rsid w:val="00E31266"/>
    <w:rsid w:val="00E32F85"/>
    <w:rsid w:val="00E3359A"/>
    <w:rsid w:val="00E35161"/>
    <w:rsid w:val="00E36FD8"/>
    <w:rsid w:val="00E37380"/>
    <w:rsid w:val="00E37C86"/>
    <w:rsid w:val="00E45154"/>
    <w:rsid w:val="00E45ED9"/>
    <w:rsid w:val="00E465C4"/>
    <w:rsid w:val="00E46BB3"/>
    <w:rsid w:val="00E50D0D"/>
    <w:rsid w:val="00E5518D"/>
    <w:rsid w:val="00E60B2A"/>
    <w:rsid w:val="00E6344B"/>
    <w:rsid w:val="00E63F64"/>
    <w:rsid w:val="00E74623"/>
    <w:rsid w:val="00E80038"/>
    <w:rsid w:val="00E85D2B"/>
    <w:rsid w:val="00E86D42"/>
    <w:rsid w:val="00E92282"/>
    <w:rsid w:val="00EA1019"/>
    <w:rsid w:val="00EA2D98"/>
    <w:rsid w:val="00EA3B29"/>
    <w:rsid w:val="00EA573C"/>
    <w:rsid w:val="00EB10A0"/>
    <w:rsid w:val="00EB2868"/>
    <w:rsid w:val="00EB3AA6"/>
    <w:rsid w:val="00EB3F1E"/>
    <w:rsid w:val="00EB7421"/>
    <w:rsid w:val="00EC209B"/>
    <w:rsid w:val="00EC3E07"/>
    <w:rsid w:val="00EC5A4D"/>
    <w:rsid w:val="00EC5D8D"/>
    <w:rsid w:val="00EC65C7"/>
    <w:rsid w:val="00EC6BE6"/>
    <w:rsid w:val="00EC7711"/>
    <w:rsid w:val="00ED0DEA"/>
    <w:rsid w:val="00ED5DB0"/>
    <w:rsid w:val="00ED73C4"/>
    <w:rsid w:val="00EE613C"/>
    <w:rsid w:val="00EF1F41"/>
    <w:rsid w:val="00F11AB3"/>
    <w:rsid w:val="00F14913"/>
    <w:rsid w:val="00F15B15"/>
    <w:rsid w:val="00F16B52"/>
    <w:rsid w:val="00F20848"/>
    <w:rsid w:val="00F20B48"/>
    <w:rsid w:val="00F20D8B"/>
    <w:rsid w:val="00F21374"/>
    <w:rsid w:val="00F22DD6"/>
    <w:rsid w:val="00F32605"/>
    <w:rsid w:val="00F34326"/>
    <w:rsid w:val="00F35DE2"/>
    <w:rsid w:val="00F362B5"/>
    <w:rsid w:val="00F40E3A"/>
    <w:rsid w:val="00F432B1"/>
    <w:rsid w:val="00F44ED6"/>
    <w:rsid w:val="00F45A61"/>
    <w:rsid w:val="00F46918"/>
    <w:rsid w:val="00F46DDE"/>
    <w:rsid w:val="00F51CDC"/>
    <w:rsid w:val="00F5346F"/>
    <w:rsid w:val="00F552A1"/>
    <w:rsid w:val="00F566B3"/>
    <w:rsid w:val="00F6017D"/>
    <w:rsid w:val="00F67221"/>
    <w:rsid w:val="00F67393"/>
    <w:rsid w:val="00F7033C"/>
    <w:rsid w:val="00F81816"/>
    <w:rsid w:val="00F8238F"/>
    <w:rsid w:val="00F836D7"/>
    <w:rsid w:val="00F911B9"/>
    <w:rsid w:val="00F933A8"/>
    <w:rsid w:val="00F93C22"/>
    <w:rsid w:val="00F96645"/>
    <w:rsid w:val="00F976AD"/>
    <w:rsid w:val="00FA4E7F"/>
    <w:rsid w:val="00FA61B5"/>
    <w:rsid w:val="00FA638D"/>
    <w:rsid w:val="00FA6EE0"/>
    <w:rsid w:val="00FB3DCD"/>
    <w:rsid w:val="00FB4A02"/>
    <w:rsid w:val="00FC6423"/>
    <w:rsid w:val="00FD014C"/>
    <w:rsid w:val="00FD10B9"/>
    <w:rsid w:val="00FD2354"/>
    <w:rsid w:val="00FD455B"/>
    <w:rsid w:val="00FE038F"/>
    <w:rsid w:val="00FE3412"/>
    <w:rsid w:val="00FE65DB"/>
    <w:rsid w:val="00FE6BE4"/>
    <w:rsid w:val="00FF4E3F"/>
    <w:rsid w:val="00FF5DF0"/>
    <w:rsid w:val="00FF7E5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46F"/>
    <w:pPr>
      <w:spacing w:before="80" w:after="120"/>
      <w:jc w:val="both"/>
      <w:pPrChange w:id="0" w:author="Valentin Dimitrov" w:date="2017-07-11T23:48:00Z">
        <w:pPr>
          <w:spacing w:before="80" w:after="120" w:line="276" w:lineRule="auto"/>
        </w:pPr>
      </w:pPrChange>
    </w:pPr>
    <w:rPr>
      <w:rPrChange w:id="0" w:author="Valentin Dimitrov" w:date="2017-07-11T23:48:00Z">
        <w:rPr>
          <w:rFonts w:asciiTheme="minorHAnsi" w:eastAsiaTheme="minorHAnsi" w:hAnsiTheme="minorHAnsi" w:cstheme="minorBidi"/>
          <w:sz w:val="22"/>
          <w:szCs w:val="22"/>
          <w:lang w:val="en-US" w:eastAsia="en-US" w:bidi="ar-SA"/>
        </w:rPr>
      </w:rPrChange>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shorttext">
    <w:name w:val="short_text"/>
    <w:basedOn w:val="DefaultParagraphFont"/>
    <w:rsid w:val="00CA013A"/>
  </w:style>
  <w:style w:type="paragraph" w:styleId="Caption">
    <w:name w:val="caption"/>
    <w:basedOn w:val="Normal"/>
    <w:next w:val="Normal"/>
    <w:uiPriority w:val="35"/>
    <w:unhideWhenUsed/>
    <w:qFormat/>
    <w:rsid w:val="00200519"/>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footer2.xml.rels><?xml version="1.0" encoding="UTF-8" standalone="yes"?>
<Relationships xmlns="http://schemas.openxmlformats.org/package/2006/relationships"><Relationship Id="rId13" Type="http://schemas.openxmlformats.org/officeDocument/2006/relationships/image" Target="media/image7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83.png"/><Relationship Id="rId34" Type="http://schemas.openxmlformats.org/officeDocument/2006/relationships/image" Target="media/image790.png"/><Relationship Id="rId42" Type="http://schemas.openxmlformats.org/officeDocument/2006/relationships/image" Target="media/image83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760.jpeg"/><Relationship Id="rId11" Type="http://schemas.openxmlformats.org/officeDocument/2006/relationships/image" Target="media/image78.png"/><Relationship Id="rId24" Type="http://schemas.openxmlformats.org/officeDocument/2006/relationships/hyperlink" Target="http://github.com/softuni" TargetMode="External"/><Relationship Id="rId32" Type="http://schemas.openxmlformats.org/officeDocument/2006/relationships/image" Target="media/image780.png"/><Relationship Id="rId37" Type="http://schemas.openxmlformats.org/officeDocument/2006/relationships/hyperlink" Target="http://youtube.com/SoftwareUniversity" TargetMode="External"/><Relationship Id="rId40" Type="http://schemas.openxmlformats.org/officeDocument/2006/relationships/image" Target="media/image82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80.png"/><Relationship Id="rId23" Type="http://schemas.openxmlformats.org/officeDocument/2006/relationships/image" Target="media/image84.png"/><Relationship Id="rId28" Type="http://schemas.openxmlformats.org/officeDocument/2006/relationships/hyperlink" Target="http://softuni.org/" TargetMode="External"/><Relationship Id="rId36" Type="http://schemas.openxmlformats.org/officeDocument/2006/relationships/image" Target="media/image800.png"/><Relationship Id="rId10" Type="http://schemas.openxmlformats.org/officeDocument/2006/relationships/image" Target="media/image77.png"/><Relationship Id="rId19" Type="http://schemas.openxmlformats.org/officeDocument/2006/relationships/image" Target="media/image82.png"/><Relationship Id="rId31" Type="http://schemas.openxmlformats.org/officeDocument/2006/relationships/image" Target="media/image770.png"/><Relationship Id="rId44" Type="http://schemas.openxmlformats.org/officeDocument/2006/relationships/image" Target="media/image84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86.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860.png"/><Relationship Id="rId8" Type="http://schemas.openxmlformats.org/officeDocument/2006/relationships/hyperlink" Target="http://creativecommons.org/licenses/by-nc-sa/4.0/" TargetMode="External"/><Relationship Id="rId3" Type="http://schemas.openxmlformats.org/officeDocument/2006/relationships/image" Target="media/image76.jpeg"/><Relationship Id="rId12" Type="http://schemas.openxmlformats.org/officeDocument/2006/relationships/hyperlink" Target="http://facebook.com/SoftwareUniversity" TargetMode="External"/><Relationship Id="rId17" Type="http://schemas.openxmlformats.org/officeDocument/2006/relationships/image" Target="media/image81.png"/><Relationship Id="rId25" Type="http://schemas.openxmlformats.org/officeDocument/2006/relationships/image" Target="media/image85.png"/><Relationship Id="rId33" Type="http://schemas.openxmlformats.org/officeDocument/2006/relationships/hyperlink" Target="http://facebook.com/SoftwareUniversity" TargetMode="External"/><Relationship Id="rId38" Type="http://schemas.openxmlformats.org/officeDocument/2006/relationships/image" Target="media/image810.png"/><Relationship Id="rId46" Type="http://schemas.openxmlformats.org/officeDocument/2006/relationships/image" Target="media/image85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B7429-DC16-4DCF-A349-7D37EA3DC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1</Pages>
  <Words>4556</Words>
  <Characters>25972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30468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Software University, SoftUni, programming, coding, software development, education, training, course</cp:keywords>
  <dc:description>JavaScript Fundamentals Course @ SoftUni - https://softuni.bg/courses/javascript-fundamentals</dc:description>
  <cp:lastModifiedBy>Valentin Dimitrov</cp:lastModifiedBy>
  <cp:revision>499</cp:revision>
  <cp:lastPrinted>2015-10-26T22:35:00Z</cp:lastPrinted>
  <dcterms:created xsi:type="dcterms:W3CDTF">2016-06-17T07:37:00Z</dcterms:created>
  <dcterms:modified xsi:type="dcterms:W3CDTF">2017-07-12T11:01:00Z</dcterms:modified>
  <cp:category>programming, education, software engineering, software development</cp:category>
</cp:coreProperties>
</file>